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4E18F" w14:textId="270BDBCB" w:rsidR="007C35FC" w:rsidRDefault="00DD0584">
      <w:r>
        <w:rPr>
          <w:noProof/>
        </w:rPr>
        <w:drawing>
          <wp:inline distT="0" distB="0" distL="0" distR="0" wp14:anchorId="69845574" wp14:editId="6CED2697">
            <wp:extent cx="5272405" cy="1840230"/>
            <wp:effectExtent l="0" t="0" r="4445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F450A" w14:textId="77777777" w:rsidR="00DD0584" w:rsidRDefault="00DD0584"/>
    <w:p w14:paraId="771FA758" w14:textId="5A8CE0AC" w:rsidR="00DD0584" w:rsidRDefault="00C9718B" w:rsidP="00C9718B">
      <w:pPr>
        <w:jc w:val="center"/>
      </w:pPr>
      <w:r w:rsidRPr="00C9718B">
        <w:rPr>
          <w:noProof/>
        </w:rPr>
        <w:drawing>
          <wp:inline distT="0" distB="0" distL="0" distR="0" wp14:anchorId="376C2206" wp14:editId="3926E7A8">
            <wp:extent cx="4650175" cy="497711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490" cy="500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938FD" w14:textId="07614F90" w:rsidR="00C9718B" w:rsidRPr="00C9718B" w:rsidRDefault="00C9718B" w:rsidP="00C9718B">
      <w:pPr>
        <w:rPr>
          <w:b/>
          <w:bCs/>
          <w:sz w:val="28"/>
          <w:szCs w:val="28"/>
        </w:rPr>
      </w:pPr>
      <w:r w:rsidRPr="00C9718B">
        <w:rPr>
          <w:rFonts w:hint="eastAsia"/>
          <w:b/>
          <w:bCs/>
          <w:sz w:val="28"/>
          <w:szCs w:val="28"/>
        </w:rPr>
        <w:t>参考答案：</w:t>
      </w:r>
    </w:p>
    <w:p w14:paraId="7D645B14" w14:textId="77777777" w:rsidR="00C9718B" w:rsidRPr="00EB0C54" w:rsidRDefault="00C9718B" w:rsidP="00EB0C54">
      <w:pPr>
        <w:numPr>
          <w:ilvl w:val="0"/>
          <w:numId w:val="3"/>
        </w:numPr>
        <w:spacing w:line="360" w:lineRule="auto"/>
        <w:rPr>
          <w:sz w:val="22"/>
        </w:rPr>
      </w:pPr>
      <w:proofErr w:type="gramStart"/>
      <w:r w:rsidRPr="00EB0C54">
        <w:rPr>
          <w:rFonts w:hint="eastAsia"/>
          <w:b/>
          <w:bCs/>
          <w:sz w:val="22"/>
        </w:rPr>
        <w:t>求总度数</w:t>
      </w:r>
      <w:proofErr w:type="gramEnd"/>
      <w:r w:rsidRPr="00EB0C54">
        <w:rPr>
          <w:rFonts w:hint="eastAsia"/>
          <w:sz w:val="22"/>
        </w:rPr>
        <w:t>：根据握手定理，无向图中所有顶点的度数之和</w:t>
      </w:r>
      <w:proofErr w:type="gramStart"/>
      <w:r w:rsidRPr="00EB0C54">
        <w:rPr>
          <w:rFonts w:hint="eastAsia"/>
          <w:sz w:val="22"/>
        </w:rPr>
        <w:t>等于边</w:t>
      </w:r>
      <w:proofErr w:type="gramEnd"/>
      <w:r w:rsidRPr="00EB0C54">
        <w:rPr>
          <w:rFonts w:hint="eastAsia"/>
          <w:sz w:val="22"/>
        </w:rPr>
        <w:t>数的两倍。</w:t>
      </w:r>
    </w:p>
    <w:p w14:paraId="0E070A20" w14:textId="77777777" w:rsidR="00C9718B" w:rsidRPr="00EB0C54" w:rsidRDefault="00C9718B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总度数</w:t>
      </w:r>
      <w:r w:rsidRPr="00EB0C54">
        <w:rPr>
          <w:sz w:val="22"/>
        </w:rPr>
        <w:t xml:space="preserve"> = 2 × 12 = 24</w:t>
      </w:r>
    </w:p>
    <w:p w14:paraId="3F1C2AD8" w14:textId="77777777" w:rsidR="00C9718B" w:rsidRPr="00EB0C54" w:rsidRDefault="00C9718B" w:rsidP="00EB0C54">
      <w:pPr>
        <w:numPr>
          <w:ilvl w:val="0"/>
          <w:numId w:val="3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计算已知顶点的度数和</w:t>
      </w:r>
      <w:r w:rsidRPr="00EB0C54">
        <w:rPr>
          <w:rFonts w:hint="eastAsia"/>
          <w:sz w:val="22"/>
        </w:rPr>
        <w:t>：题目给出有</w:t>
      </w:r>
      <w:r w:rsidRPr="00EB0C54">
        <w:rPr>
          <w:sz w:val="22"/>
        </w:rPr>
        <w:t xml:space="preserve"> 6 </w:t>
      </w:r>
      <w:proofErr w:type="gramStart"/>
      <w:r w:rsidRPr="00EB0C54">
        <w:rPr>
          <w:rFonts w:hint="eastAsia"/>
          <w:sz w:val="22"/>
        </w:rPr>
        <w:t>个</w:t>
      </w:r>
      <w:proofErr w:type="gramEnd"/>
      <w:r w:rsidRPr="00EB0C54">
        <w:rPr>
          <w:sz w:val="22"/>
        </w:rPr>
        <w:t xml:space="preserve"> 3 </w:t>
      </w:r>
      <w:r w:rsidRPr="00EB0C54">
        <w:rPr>
          <w:rFonts w:hint="eastAsia"/>
          <w:sz w:val="22"/>
        </w:rPr>
        <w:t>度顶点。</w:t>
      </w:r>
    </w:p>
    <w:p w14:paraId="36A4634E" w14:textId="77777777" w:rsidR="00C9718B" w:rsidRPr="00EB0C54" w:rsidRDefault="00C9718B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已知度数和</w:t>
      </w:r>
      <w:r w:rsidRPr="00EB0C54">
        <w:rPr>
          <w:sz w:val="22"/>
        </w:rPr>
        <w:t xml:space="preserve"> = 6 × 3 = 18</w:t>
      </w:r>
    </w:p>
    <w:p w14:paraId="5B828213" w14:textId="77777777" w:rsidR="00C9718B" w:rsidRPr="00EB0C54" w:rsidRDefault="00C9718B" w:rsidP="00EB0C54">
      <w:pPr>
        <w:numPr>
          <w:ilvl w:val="0"/>
          <w:numId w:val="3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计算剩余度数和</w:t>
      </w:r>
      <w:r w:rsidRPr="00EB0C54">
        <w:rPr>
          <w:rFonts w:hint="eastAsia"/>
          <w:sz w:val="22"/>
        </w:rPr>
        <w:t>：</w:t>
      </w:r>
    </w:p>
    <w:p w14:paraId="38C4EB78" w14:textId="77777777" w:rsidR="00C9718B" w:rsidRPr="00EB0C54" w:rsidRDefault="00C9718B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剩余度数</w:t>
      </w:r>
      <w:r w:rsidRPr="00EB0C54">
        <w:rPr>
          <w:sz w:val="22"/>
        </w:rPr>
        <w:t xml:space="preserve"> = 24 - 18 = 6</w:t>
      </w:r>
    </w:p>
    <w:p w14:paraId="758A28E4" w14:textId="77777777" w:rsidR="00C9718B" w:rsidRPr="00EB0C54" w:rsidRDefault="00C9718B" w:rsidP="00EB0C54">
      <w:pPr>
        <w:numPr>
          <w:ilvl w:val="0"/>
          <w:numId w:val="3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求最少的未知顶点数</w:t>
      </w:r>
      <w:r w:rsidRPr="00EB0C54">
        <w:rPr>
          <w:rFonts w:hint="eastAsia"/>
          <w:sz w:val="22"/>
        </w:rPr>
        <w:t>：要使图的总顶点数最少，意味着剩余的顶点数量要尽可能少，因此它们的度数需要尽可能大。题目限制“其他顶点的度数均小于</w:t>
      </w:r>
      <w:r w:rsidRPr="00EB0C54">
        <w:rPr>
          <w:sz w:val="22"/>
        </w:rPr>
        <w:t xml:space="preserve"> </w:t>
      </w:r>
      <w:r w:rsidRPr="00EB0C54">
        <w:rPr>
          <w:rFonts w:hint="eastAsia"/>
          <w:sz w:val="22"/>
        </w:rPr>
        <w:t>3”，所以它们的度数最大只能取</w:t>
      </w:r>
      <w:r w:rsidRPr="00EB0C54">
        <w:rPr>
          <w:sz w:val="22"/>
        </w:rPr>
        <w:t xml:space="preserve"> 2。</w:t>
      </w:r>
    </w:p>
    <w:p w14:paraId="504FABE9" w14:textId="77777777" w:rsidR="00C9718B" w:rsidRPr="00EB0C54" w:rsidRDefault="00C9718B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所需的剩余顶点数</w:t>
      </w:r>
      <w:r w:rsidRPr="00EB0C54">
        <w:rPr>
          <w:sz w:val="22"/>
        </w:rPr>
        <w:t xml:space="preserve"> = 6 ÷ 2 = </w:t>
      </w:r>
      <w:r w:rsidRPr="00EB0C54">
        <w:rPr>
          <w:rFonts w:hint="eastAsia"/>
          <w:sz w:val="22"/>
        </w:rPr>
        <w:t>3（</w:t>
      </w:r>
      <w:proofErr w:type="gramStart"/>
      <w:r w:rsidRPr="00EB0C54">
        <w:rPr>
          <w:rFonts w:hint="eastAsia"/>
          <w:sz w:val="22"/>
        </w:rPr>
        <w:t>个</w:t>
      </w:r>
      <w:proofErr w:type="gramEnd"/>
      <w:r w:rsidRPr="00EB0C54">
        <w:rPr>
          <w:rFonts w:hint="eastAsia"/>
          <w:sz w:val="22"/>
        </w:rPr>
        <w:t>）</w:t>
      </w:r>
    </w:p>
    <w:p w14:paraId="1B82F7DE" w14:textId="77777777" w:rsidR="00C9718B" w:rsidRPr="00EB0C54" w:rsidRDefault="00C9718B" w:rsidP="00EB0C54">
      <w:pPr>
        <w:numPr>
          <w:ilvl w:val="0"/>
          <w:numId w:val="3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计算总顶点数</w:t>
      </w:r>
      <w:r w:rsidRPr="00EB0C54">
        <w:rPr>
          <w:rFonts w:hint="eastAsia"/>
          <w:sz w:val="22"/>
        </w:rPr>
        <w:t>：</w:t>
      </w:r>
    </w:p>
    <w:p w14:paraId="0A6BBA8C" w14:textId="77777777" w:rsidR="00C9718B" w:rsidRPr="00EB0C54" w:rsidRDefault="00C9718B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至少的总顶点数</w:t>
      </w:r>
      <w:r w:rsidRPr="00EB0C54">
        <w:rPr>
          <w:sz w:val="22"/>
        </w:rPr>
        <w:t xml:space="preserve"> = 6 + 3 = </w:t>
      </w:r>
      <w:r w:rsidRPr="00EB0C54">
        <w:rPr>
          <w:b/>
          <w:bCs/>
          <w:sz w:val="22"/>
        </w:rPr>
        <w:t>9</w:t>
      </w:r>
    </w:p>
    <w:p w14:paraId="61E0377E" w14:textId="77777777" w:rsidR="00C9718B" w:rsidRPr="00EB0C54" w:rsidRDefault="00C9718B" w:rsidP="00EB0C54">
      <w:p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结论</w:t>
      </w:r>
      <w:r w:rsidRPr="00EB0C54">
        <w:rPr>
          <w:rFonts w:hint="eastAsia"/>
          <w:sz w:val="22"/>
        </w:rPr>
        <w:t>：图</w:t>
      </w:r>
      <w:r w:rsidRPr="00EB0C54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G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sz w:val="22"/>
        </w:rPr>
        <w:t>中至少有</w:t>
      </w:r>
      <w:r w:rsidRPr="00EB0C54">
        <w:rPr>
          <w:sz w:val="22"/>
        </w:rPr>
        <w:t xml:space="preserve"> </w:t>
      </w:r>
      <w:r w:rsidRPr="00EB0C54">
        <w:rPr>
          <w:b/>
          <w:bCs/>
          <w:sz w:val="22"/>
        </w:rPr>
        <w:t>9</w:t>
      </w:r>
      <w:r w:rsidRPr="00EB0C54">
        <w:rPr>
          <w:sz w:val="22"/>
        </w:rPr>
        <w:t xml:space="preserve"> </w:t>
      </w:r>
      <w:proofErr w:type="gramStart"/>
      <w:r w:rsidRPr="00EB0C54">
        <w:rPr>
          <w:rFonts w:hint="eastAsia"/>
          <w:sz w:val="22"/>
        </w:rPr>
        <w:t>个</w:t>
      </w:r>
      <w:proofErr w:type="gramEnd"/>
      <w:r w:rsidRPr="00EB0C54">
        <w:rPr>
          <w:rFonts w:hint="eastAsia"/>
          <w:sz w:val="22"/>
        </w:rPr>
        <w:t>顶点。</w:t>
      </w:r>
    </w:p>
    <w:p w14:paraId="704A25E3" w14:textId="77777777" w:rsidR="00C9718B" w:rsidRDefault="00C9718B" w:rsidP="00C9718B"/>
    <w:p w14:paraId="3AA02968" w14:textId="77777777" w:rsidR="00C9718B" w:rsidRDefault="00C9718B" w:rsidP="00C9718B"/>
    <w:p w14:paraId="07184A8B" w14:textId="77777777" w:rsidR="00C9718B" w:rsidRDefault="00C9718B" w:rsidP="00C9718B"/>
    <w:p w14:paraId="09916FF0" w14:textId="77777777" w:rsidR="00C9718B" w:rsidRDefault="00C9718B" w:rsidP="00C9718B"/>
    <w:p w14:paraId="6A32DD68" w14:textId="0A29EAED" w:rsidR="00C9718B" w:rsidRDefault="00C9718B" w:rsidP="00C9718B">
      <w:pPr>
        <w:jc w:val="center"/>
      </w:pPr>
      <w:ins w:id="0" w:author="冰羽 刘" w:date="2026-05-06T18:05:00Z">
        <w:r w:rsidRPr="00FE5EC6">
          <w:rPr>
            <w:noProof/>
          </w:rPr>
          <w:lastRenderedPageBreak/>
          <w:drawing>
            <wp:inline distT="0" distB="0" distL="0" distR="0" wp14:anchorId="05264B43" wp14:editId="2921EF8E">
              <wp:extent cx="4660900" cy="2476500"/>
              <wp:effectExtent l="0" t="0" r="6350" b="0"/>
              <wp:docPr id="3" name="图片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9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4660900" cy="24765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57138CA2" w14:textId="52DC5185" w:rsidR="00C9718B" w:rsidRPr="008B03E9" w:rsidRDefault="00C9718B" w:rsidP="00C9718B">
      <w:pPr>
        <w:rPr>
          <w:b/>
          <w:bCs/>
          <w:sz w:val="28"/>
          <w:szCs w:val="28"/>
        </w:rPr>
      </w:pPr>
      <w:r w:rsidRPr="008B03E9">
        <w:rPr>
          <w:rFonts w:hint="eastAsia"/>
          <w:b/>
          <w:bCs/>
          <w:sz w:val="28"/>
          <w:szCs w:val="28"/>
        </w:rPr>
        <w:t>参考答案：</w:t>
      </w:r>
    </w:p>
    <w:p w14:paraId="54289F76" w14:textId="77777777" w:rsidR="008B03E9" w:rsidRPr="00BA7130" w:rsidRDefault="008B03E9" w:rsidP="008B03E9">
      <w:pPr>
        <w:pStyle w:val="3"/>
        <w:rPr>
          <w:b/>
          <w:bCs/>
        </w:rPr>
      </w:pPr>
      <w:r w:rsidRPr="00BA7130">
        <w:rPr>
          <w:b/>
          <w:bCs/>
        </w:rPr>
        <w:t xml:space="preserve">Dijkstra </w:t>
      </w:r>
      <w:r w:rsidRPr="00BA7130">
        <w:rPr>
          <w:rFonts w:hint="eastAsia"/>
          <w:b/>
          <w:bCs/>
        </w:rPr>
        <w:t>算法执行表</w:t>
      </w:r>
    </w:p>
    <w:p w14:paraId="1A0C722F" w14:textId="77777777" w:rsidR="008B03E9" w:rsidRPr="00311FFB" w:rsidRDefault="008B03E9" w:rsidP="00EB0C54">
      <w:pPr>
        <w:spacing w:line="360" w:lineRule="auto"/>
        <w:rPr>
          <w:sz w:val="22"/>
        </w:rPr>
      </w:pPr>
      <w:r w:rsidRPr="00311FFB">
        <w:rPr>
          <w:rFonts w:hint="eastAsia"/>
          <w:sz w:val="22"/>
        </w:rPr>
        <w:t>表格中已经加入集合</w:t>
      </w:r>
      <w:r w:rsidRPr="00311FFB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S</m:t>
        </m:r>
      </m:oMath>
      <w:r w:rsidRPr="00311FFB">
        <w:rPr>
          <w:sz w:val="22"/>
        </w:rPr>
        <w:t xml:space="preserve"> </w:t>
      </w:r>
      <w:r w:rsidRPr="00311FFB">
        <w:rPr>
          <w:rFonts w:hint="eastAsia"/>
          <w:sz w:val="22"/>
        </w:rPr>
        <w:t>的顶点对应的列将用</w:t>
      </w:r>
      <w:r w:rsidRPr="00311FFB">
        <w:rPr>
          <w:sz w:val="22"/>
        </w:rPr>
        <w:t xml:space="preserve"> “-” </w:t>
      </w:r>
      <w:r w:rsidRPr="00311FFB">
        <w:rPr>
          <w:rFonts w:hint="eastAsia"/>
          <w:sz w:val="22"/>
        </w:rPr>
        <w:t>表示（代表已经找到最短路，不再更新），未达到的顶点距离用</w:t>
      </w:r>
      <w:r w:rsidRPr="00311FFB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∞</m:t>
        </m:r>
      </m:oMath>
      <w:r w:rsidRPr="00311FFB">
        <w:rPr>
          <w:sz w:val="22"/>
        </w:rPr>
        <w:t xml:space="preserve"> </w:t>
      </w:r>
      <w:r w:rsidRPr="00311FFB">
        <w:rPr>
          <w:rFonts w:hint="eastAsia"/>
          <w:sz w:val="22"/>
        </w:rPr>
        <w:t>表示。</w:t>
      </w:r>
    </w:p>
    <w:p w14:paraId="5B3E1F49" w14:textId="1800FE58" w:rsidR="008B03E9" w:rsidRDefault="00240BB6" w:rsidP="00240BB6">
      <w:pPr>
        <w:pStyle w:val="af2"/>
        <w:ind w:firstLineChars="0" w:firstLine="0"/>
        <w:jc w:val="center"/>
      </w:pPr>
      <w:r w:rsidRPr="00240BB6">
        <w:rPr>
          <w:noProof/>
        </w:rPr>
        <w:drawing>
          <wp:inline distT="0" distB="0" distL="0" distR="0" wp14:anchorId="569E34E1" wp14:editId="082A266F">
            <wp:extent cx="5274310" cy="2834005"/>
            <wp:effectExtent l="0" t="0" r="2540" b="444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819B9" w14:textId="77777777" w:rsidR="008B03E9" w:rsidRDefault="008B03E9" w:rsidP="008B03E9">
      <w:pPr>
        <w:pStyle w:val="af2"/>
        <w:ind w:firstLineChars="0" w:firstLine="0"/>
        <w:rPr>
          <w:b/>
          <w:bCs/>
        </w:rPr>
      </w:pPr>
    </w:p>
    <w:p w14:paraId="79432482" w14:textId="123D59BB" w:rsidR="008B03E9" w:rsidRDefault="008B03E9" w:rsidP="00EB0C54">
      <w:pPr>
        <w:pStyle w:val="af2"/>
        <w:spacing w:line="360" w:lineRule="auto"/>
        <w:ind w:firstLineChars="0" w:firstLine="0"/>
      </w:pPr>
      <w:r>
        <w:rPr>
          <w:rFonts w:hint="eastAsia"/>
          <w:b/>
          <w:bCs/>
        </w:rPr>
        <w:t>(注：在距离相同时，优先选择哪一个加入集合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不影响最终的最短路径长度。例如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在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时，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的距离均为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5，以及</w:t>
      </w:r>
      <w:r>
        <w:rPr>
          <w:b/>
          <w:bCs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时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的距离均为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9。这里选择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和</w:t>
      </w:r>
      <w:r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</m:oMath>
      <w:r>
        <w:rPr>
          <w:rFonts w:hint="eastAsia"/>
          <w:b/>
          <w:bCs/>
        </w:rPr>
        <w:t>的顺序不影响最终结果，同理选择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>的顺序也是一样)</w:t>
      </w:r>
    </w:p>
    <w:p w14:paraId="22C9C7A9" w14:textId="64892583" w:rsidR="008B03E9" w:rsidRPr="00BA7130" w:rsidRDefault="00000000" w:rsidP="008B03E9">
      <w:pPr>
        <w:pStyle w:val="3"/>
        <w:rPr>
          <w:b/>
          <w:bCs/>
        </w:rPr>
      </w:pP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8B03E9" w:rsidRPr="00BA7130">
        <w:rPr>
          <w:b/>
          <w:bCs/>
        </w:rPr>
        <w:t xml:space="preserve"> </w:t>
      </w:r>
      <w:r w:rsidR="008B03E9" w:rsidRPr="00BA7130">
        <w:rPr>
          <w:rFonts w:hint="eastAsia"/>
          <w:b/>
          <w:bCs/>
        </w:rPr>
        <w:t>到</w:t>
      </w:r>
      <w:r w:rsidR="008B03E9" w:rsidRPr="00BA713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13</m:t>
            </m:r>
          </m:sub>
        </m:sSub>
      </m:oMath>
      <w:r w:rsidR="008B03E9" w:rsidRPr="00BA7130">
        <w:rPr>
          <w:b/>
          <w:bCs/>
        </w:rPr>
        <w:t xml:space="preserve"> </w:t>
      </w:r>
      <w:r w:rsidR="008B03E9" w:rsidRPr="00BA7130">
        <w:rPr>
          <w:rFonts w:hint="eastAsia"/>
          <w:b/>
          <w:bCs/>
        </w:rPr>
        <w:t>的最短路径长度</w:t>
      </w:r>
      <w:r w:rsidR="008B03E9" w:rsidRPr="00BA7130">
        <w:rPr>
          <w:b/>
          <w:bCs/>
        </w:rPr>
        <w:t xml:space="preserve"> </w:t>
      </w:r>
      <w:r w:rsidR="008B03E9" w:rsidRPr="00BA7130">
        <w:rPr>
          <w:rFonts w:hint="eastAsia"/>
          <w:b/>
          <w:bCs/>
        </w:rPr>
        <w:t>与</w:t>
      </w:r>
      <w:r w:rsidR="008B03E9" w:rsidRPr="00BA7130">
        <w:rPr>
          <w:b/>
          <w:bCs/>
        </w:rPr>
        <w:t xml:space="preserve"> </w:t>
      </w:r>
      <w:r w:rsidR="00062067" w:rsidRPr="00BA7130">
        <w:rPr>
          <w:rFonts w:hint="eastAsia"/>
          <w:b/>
          <w:bCs/>
        </w:rPr>
        <w:t>6</w:t>
      </w:r>
      <w:r w:rsidR="008B03E9" w:rsidRPr="00BA7130">
        <w:rPr>
          <w:rFonts w:hint="eastAsia"/>
          <w:b/>
          <w:bCs/>
        </w:rPr>
        <w:t>条最短路径</w:t>
      </w:r>
      <w:r w:rsidR="008B03E9" w:rsidRPr="00BA7130">
        <w:rPr>
          <w:b/>
          <w:bCs/>
        </w:rPr>
        <w:t xml:space="preserve"> </w:t>
      </w:r>
    </w:p>
    <w:p w14:paraId="14095FCA" w14:textId="2491E12A" w:rsidR="008B03E9" w:rsidRPr="00EB0C54" w:rsidRDefault="008B03E9" w:rsidP="00EB0C54">
      <w:pPr>
        <w:spacing w:line="360" w:lineRule="auto"/>
        <w:rPr>
          <w:sz w:val="22"/>
        </w:rPr>
      </w:pPr>
      <w:r w:rsidRPr="00311FFB">
        <w:rPr>
          <w:rFonts w:hint="eastAsia"/>
          <w:sz w:val="22"/>
        </w:rPr>
        <w:t>（1）从起点</w:t>
      </w:r>
      <w:r w:rsidRPr="00311FFB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311FFB">
        <w:rPr>
          <w:sz w:val="22"/>
        </w:rPr>
        <w:t xml:space="preserve"> </w:t>
      </w:r>
      <w:r w:rsidRPr="00311FFB">
        <w:rPr>
          <w:rFonts w:hint="eastAsia"/>
          <w:sz w:val="22"/>
        </w:rPr>
        <w:t>到终点</w:t>
      </w:r>
      <w:r w:rsidRPr="00311FFB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  <w:r w:rsidRPr="00311FFB">
        <w:rPr>
          <w:sz w:val="22"/>
        </w:rPr>
        <w:t xml:space="preserve"> </w:t>
      </w:r>
      <w:r w:rsidRPr="00311FFB">
        <w:rPr>
          <w:rFonts w:hint="eastAsia"/>
          <w:sz w:val="22"/>
        </w:rPr>
        <w:t>的</w:t>
      </w:r>
      <w:r w:rsidRPr="00311FFB">
        <w:rPr>
          <w:rFonts w:hint="eastAsia"/>
          <w:b/>
          <w:bCs/>
          <w:sz w:val="22"/>
        </w:rPr>
        <w:t>最短路径长度为：10</w:t>
      </w:r>
      <w:r w:rsidRPr="00311FFB">
        <w:rPr>
          <w:sz w:val="22"/>
        </w:rPr>
        <w:t>。</w:t>
      </w:r>
    </w:p>
    <w:p w14:paraId="0407C404" w14:textId="0FE9A802" w:rsidR="00C9718B" w:rsidRPr="00062067" w:rsidRDefault="008B03E9" w:rsidP="00EB0C54">
      <w:pPr>
        <w:pStyle w:val="af2"/>
        <w:spacing w:line="360" w:lineRule="auto"/>
        <w:ind w:firstLineChars="0" w:firstLine="0"/>
        <w:rPr>
          <w:sz w:val="22"/>
          <w:szCs w:val="22"/>
        </w:rPr>
      </w:pPr>
      <w:r w:rsidRPr="00311FFB">
        <w:rPr>
          <w:rFonts w:hint="eastAsia"/>
          <w:sz w:val="22"/>
          <w:szCs w:val="22"/>
        </w:rPr>
        <w:t>（2）</w:t>
      </w:r>
      <w:r w:rsidR="00062067">
        <w:rPr>
          <w:rFonts w:hint="eastAsia"/>
          <w:sz w:val="22"/>
          <w:szCs w:val="22"/>
        </w:rPr>
        <w:t>总共有6</w:t>
      </w:r>
      <w:r w:rsidRPr="00311FFB">
        <w:rPr>
          <w:rFonts w:hint="eastAsia"/>
          <w:sz w:val="22"/>
          <w:szCs w:val="22"/>
        </w:rPr>
        <w:t>条长度为</w:t>
      </w:r>
      <w:r w:rsidRPr="00311FFB">
        <w:rPr>
          <w:sz w:val="22"/>
          <w:szCs w:val="22"/>
        </w:rPr>
        <w:t xml:space="preserve"> 10 </w:t>
      </w:r>
      <w:r w:rsidRPr="00311FFB">
        <w:rPr>
          <w:rFonts w:hint="eastAsia"/>
          <w:sz w:val="22"/>
          <w:szCs w:val="22"/>
        </w:rPr>
        <w:t>的最短通路。</w:t>
      </w:r>
    </w:p>
    <w:p w14:paraId="5800E6B2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359F0EA9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320234A0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19A99FB1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1B5FFA4E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4C12543B" w14:textId="77777777" w:rsidR="00062067" w:rsidRPr="00062067" w:rsidRDefault="00000000" w:rsidP="00062067">
      <w:pPr>
        <w:numPr>
          <w:ilvl w:val="0"/>
          <w:numId w:val="4"/>
        </w:numPr>
        <w:rPr>
          <w:rFonts w:ascii="Cambria Math" w:hAnsi="Cambria Math"/>
          <w:sz w:val="32"/>
          <w:szCs w:val="32"/>
        </w:rPr>
      </w:pPr>
      <m:oMath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32"/>
            <w:szCs w:val="32"/>
          </w:rPr>
          <m:t>→</m:t>
        </m:r>
        <m:sSub>
          <m:sSubPr>
            <m:ctrlPr>
              <w:rPr>
                <w:rFonts w:ascii="Cambria Math" w:hAnsi="Cambria Math"/>
                <w:sz w:val="32"/>
                <w:szCs w:val="32"/>
              </w:rPr>
            </m:ctrlPr>
          </m:sSubPr>
          <m:e>
            <m:r>
              <w:rPr>
                <w:rFonts w:ascii="Cambria Math" w:hAnsi="Cambria Math"/>
                <w:sz w:val="32"/>
                <w:szCs w:val="32"/>
              </w:rPr>
              <m:t>v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32"/>
                <w:szCs w:val="32"/>
              </w:rPr>
              <m:t>13</m:t>
            </m:r>
          </m:sub>
        </m:sSub>
      </m:oMath>
    </w:p>
    <w:p w14:paraId="14388988" w14:textId="77777777" w:rsidR="00062067" w:rsidRDefault="00062067" w:rsidP="00C9718B"/>
    <w:p w14:paraId="50AAF9E7" w14:textId="7FA9506F" w:rsidR="00BC6121" w:rsidRPr="00BA7130" w:rsidRDefault="00BC6121" w:rsidP="00311FFB">
      <w:pPr>
        <w:pStyle w:val="3"/>
        <w:rPr>
          <w:b/>
          <w:bCs/>
        </w:rPr>
      </w:pPr>
      <w:bookmarkStart w:id="1" w:name="求从_____v0_____-到-_____v13_____-的4条长度为10的"/>
      <w:r w:rsidRPr="00BA7130">
        <w:rPr>
          <w:rFonts w:hint="eastAsia"/>
          <w:b/>
          <w:bCs/>
        </w:rPr>
        <w:t>求从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BA7130">
        <w:rPr>
          <w:b/>
          <w:bCs/>
        </w:rPr>
        <w:t xml:space="preserve"> </w:t>
      </w:r>
      <w:r w:rsidRPr="00BA7130">
        <w:rPr>
          <w:rFonts w:hint="eastAsia"/>
          <w:b/>
          <w:bCs/>
        </w:rPr>
        <w:t>到</w:t>
      </w:r>
      <w:r w:rsidRPr="00BA713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13</m:t>
            </m:r>
          </m:sub>
        </m:sSub>
      </m:oMath>
      <w:r w:rsidRPr="00BA7130">
        <w:rPr>
          <w:b/>
          <w:bCs/>
        </w:rPr>
        <w:t xml:space="preserve"> </w:t>
      </w:r>
      <w:r w:rsidRPr="00BA7130">
        <w:rPr>
          <w:rFonts w:hint="eastAsia"/>
          <w:b/>
          <w:bCs/>
        </w:rPr>
        <w:t>的</w:t>
      </w:r>
      <w:r w:rsidR="00EB0C54" w:rsidRPr="00BA7130">
        <w:rPr>
          <w:rFonts w:hint="eastAsia"/>
          <w:b/>
          <w:bCs/>
        </w:rPr>
        <w:t>6</w:t>
      </w:r>
      <w:r w:rsidRPr="00BA7130">
        <w:rPr>
          <w:rFonts w:hint="eastAsia"/>
          <w:b/>
          <w:bCs/>
        </w:rPr>
        <w:t>条长度为</w:t>
      </w:r>
      <w:r w:rsidRPr="00BA7130">
        <w:rPr>
          <w:rFonts w:hint="eastAsia"/>
          <w:b/>
          <w:bCs/>
        </w:rPr>
        <w:t>10</w:t>
      </w:r>
      <w:r w:rsidRPr="00BA7130">
        <w:rPr>
          <w:rFonts w:hint="eastAsia"/>
          <w:b/>
          <w:bCs/>
        </w:rPr>
        <w:t>的最短路径</w:t>
      </w:r>
      <w:r w:rsidR="00BA7130" w:rsidRPr="00BA7130">
        <w:rPr>
          <w:rFonts w:hint="eastAsia"/>
          <w:b/>
          <w:bCs/>
        </w:rPr>
        <w:t>（</w:t>
      </w:r>
      <w:r w:rsidR="00BA7130" w:rsidRPr="00BA7130">
        <w:rPr>
          <w:rFonts w:hint="eastAsia"/>
          <w:b/>
          <w:bCs/>
          <w:color w:val="FF0000"/>
        </w:rPr>
        <w:t>方法</w:t>
      </w:r>
      <w:r w:rsidR="00BA7130" w:rsidRPr="00BA7130">
        <w:rPr>
          <w:rFonts w:hint="eastAsia"/>
          <w:b/>
          <w:bCs/>
          <w:color w:val="FF0000"/>
        </w:rPr>
        <w:t>1</w:t>
      </w:r>
      <w:r w:rsidR="00BA7130" w:rsidRPr="00BA7130">
        <w:rPr>
          <w:rFonts w:hint="eastAsia"/>
          <w:b/>
          <w:bCs/>
          <w:color w:val="FF0000"/>
        </w:rPr>
        <w:t>：逆推法</w:t>
      </w:r>
      <w:r w:rsidR="00447A86">
        <w:rPr>
          <w:rFonts w:hint="eastAsia"/>
          <w:b/>
          <w:bCs/>
          <w:color w:val="FF0000"/>
        </w:rPr>
        <w:t>（推荐）</w:t>
      </w:r>
      <w:r w:rsidR="00BA7130" w:rsidRPr="00BA7130">
        <w:rPr>
          <w:rFonts w:hint="eastAsia"/>
          <w:b/>
          <w:bCs/>
        </w:rPr>
        <w:t>）</w:t>
      </w:r>
    </w:p>
    <w:bookmarkEnd w:id="1"/>
    <w:p w14:paraId="3A3E53CC" w14:textId="77777777" w:rsidR="00507AB9" w:rsidRPr="00EB0C54" w:rsidRDefault="00507AB9" w:rsidP="00EB0C54">
      <w:pPr>
        <w:pStyle w:val="af2"/>
        <w:spacing w:line="360" w:lineRule="auto"/>
        <w:ind w:firstLineChars="0" w:firstLine="0"/>
        <w:rPr>
          <w:sz w:val="22"/>
          <w:szCs w:val="22"/>
        </w:rPr>
      </w:pPr>
      <w:r w:rsidRPr="00EB0C54">
        <w:rPr>
          <w:rFonts w:hint="eastAsia"/>
          <w:b/>
          <w:bCs/>
          <w:sz w:val="22"/>
          <w:szCs w:val="22"/>
        </w:rPr>
        <w:t>核心判定公式</w:t>
      </w:r>
      <w:r w:rsidRPr="00EB0C54">
        <w:rPr>
          <w:rFonts w:hint="eastAsia"/>
          <w:sz w:val="22"/>
          <w:szCs w:val="22"/>
        </w:rPr>
        <w:t>：</w:t>
      </w:r>
      <m:oMath>
        <m:r>
          <w:rPr>
            <w:rFonts w:ascii="Cambria Math" w:hAnsi="Cambria Math"/>
            <w:sz w:val="22"/>
            <w:szCs w:val="22"/>
          </w:rPr>
          <m:t>L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m:rPr>
            <m:nor/>
          </m:rPr>
          <w:rPr>
            <w:sz w:val="22"/>
            <w:szCs w:val="22"/>
          </w:rPr>
          <m:t>前置顶点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)+</m:t>
        </m:r>
        <m:r>
          <w:rPr>
            <w:rFonts w:ascii="Cambria Math" w:hAnsi="Cambria Math"/>
            <w:sz w:val="22"/>
            <w:szCs w:val="22"/>
          </w:rPr>
          <m:t>W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m:rPr>
            <m:nor/>
          </m:rPr>
          <w:rPr>
            <w:sz w:val="22"/>
            <w:szCs w:val="22"/>
          </w:rPr>
          <m:t>边权重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)=</m:t>
        </m:r>
        <m:r>
          <w:rPr>
            <w:rFonts w:ascii="Cambria Math" w:hAnsi="Cambria Math"/>
            <w:sz w:val="22"/>
            <w:szCs w:val="22"/>
          </w:rPr>
          <m:t>L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(</m:t>
        </m:r>
        <m:r>
          <m:rPr>
            <m:nor/>
          </m:rPr>
          <w:rPr>
            <w:sz w:val="22"/>
            <w:szCs w:val="22"/>
          </w:rPr>
          <m:t>当前顶点</m:t>
        </m:r>
        <m:r>
          <m:rPr>
            <m:sty m:val="p"/>
          </m:rPr>
          <w:rPr>
            <w:rFonts w:ascii="Cambria Math" w:hAnsi="Cambria Math"/>
            <w:sz w:val="22"/>
            <w:szCs w:val="22"/>
          </w:rPr>
          <m:t>)</m:t>
        </m:r>
      </m:oMath>
    </w:p>
    <w:p w14:paraId="04219460" w14:textId="3DF40D02" w:rsidR="00507AB9" w:rsidRDefault="00507AB9" w:rsidP="00EB0C54">
      <w:pPr>
        <w:pStyle w:val="af2"/>
        <w:spacing w:line="360" w:lineRule="auto"/>
        <w:ind w:firstLineChars="0" w:firstLine="0"/>
      </w:pPr>
      <w:r>
        <w:rPr>
          <w:rFonts w:hint="eastAsia"/>
          <w:b/>
          <w:bCs/>
        </w:rPr>
        <w:t>已知最短距离</w:t>
      </w:r>
      <w:r>
        <w:rPr>
          <w:b/>
          <w:bCs/>
        </w:rPr>
        <w:t xml:space="preserve"> L(v)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 w:rsidR="00240BB6">
        <w:rPr>
          <w:rFonts w:hint="eastAsia"/>
        </w:rPr>
        <w:t>。</w:t>
      </w:r>
    </w:p>
    <w:p w14:paraId="382AE723" w14:textId="77777777" w:rsidR="00EB0C54" w:rsidRDefault="00EB0C54" w:rsidP="00507AB9">
      <w:bookmarkStart w:id="2" w:name="逆推步骤从-_____v13_____-出发）"/>
    </w:p>
    <w:p w14:paraId="3F0C444D" w14:textId="6ABFF6FF" w:rsidR="00EB0C54" w:rsidRPr="00BA7130" w:rsidRDefault="00507AB9" w:rsidP="00507AB9">
      <w:pPr>
        <w:rPr>
          <w:b/>
          <w:bCs/>
          <w:sz w:val="28"/>
          <w:szCs w:val="28"/>
        </w:rPr>
      </w:pPr>
      <w:r w:rsidRPr="00BA7130">
        <w:rPr>
          <w:rFonts w:hint="eastAsia"/>
          <w:b/>
          <w:bCs/>
          <w:sz w:val="28"/>
          <w:szCs w:val="28"/>
        </w:rPr>
        <w:t>逆推步骤（从</w:t>
      </w:r>
      <w:r w:rsidRPr="00BA7130">
        <w:rPr>
          <w:b/>
          <w:bCs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8"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</w:rPr>
              <m:t>13</m:t>
            </m:r>
          </m:sub>
        </m:sSub>
      </m:oMath>
      <w:r w:rsidRPr="00BA7130">
        <w:rPr>
          <w:b/>
          <w:bCs/>
          <w:sz w:val="28"/>
          <w:szCs w:val="28"/>
        </w:rPr>
        <w:t xml:space="preserve"> </w:t>
      </w:r>
      <w:r w:rsidRPr="00BA7130">
        <w:rPr>
          <w:rFonts w:hint="eastAsia"/>
          <w:b/>
          <w:bCs/>
          <w:sz w:val="28"/>
          <w:szCs w:val="28"/>
        </w:rPr>
        <w:t>出发）</w:t>
      </w:r>
      <w:bookmarkStart w:id="3" w:name="X955ecc82b811ae64a46fd053732087cbe27a3cf"/>
    </w:p>
    <w:p w14:paraId="5D24D182" w14:textId="5E20A730" w:rsidR="00EB0C54" w:rsidRPr="00BA7130" w:rsidRDefault="00507AB9" w:rsidP="00EB0C54">
      <w:pPr>
        <w:spacing w:line="360" w:lineRule="auto"/>
        <w:rPr>
          <w:b/>
          <w:bCs/>
          <w:sz w:val="22"/>
        </w:rPr>
      </w:pPr>
      <w:r w:rsidRPr="00BA7130">
        <w:rPr>
          <w:b/>
          <w:bCs/>
          <w:sz w:val="22"/>
        </w:rPr>
        <w:t xml:space="preserve">1. </w:t>
      </w:r>
      <w:r w:rsidRPr="00BA7130">
        <w:rPr>
          <w:rFonts w:hint="eastAsia"/>
          <w:b/>
          <w:bCs/>
          <w:sz w:val="22"/>
        </w:rPr>
        <w:t>确定</w:t>
      </w:r>
      <w:r w:rsidRPr="00BA7130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13</m:t>
            </m:r>
          </m:sub>
        </m:sSub>
      </m:oMath>
      <w:r w:rsidRPr="00BA7130">
        <w:rPr>
          <w:b/>
          <w:bCs/>
          <w:sz w:val="22"/>
        </w:rPr>
        <w:t xml:space="preserve"> </w:t>
      </w:r>
      <w:r w:rsidRPr="00BA7130">
        <w:rPr>
          <w:rFonts w:hint="eastAsia"/>
          <w:b/>
          <w:bCs/>
          <w:sz w:val="22"/>
        </w:rPr>
        <w:t>的前置顶点</w:t>
      </w:r>
    </w:p>
    <w:p w14:paraId="6695E632" w14:textId="54A51BB5" w:rsidR="00507AB9" w:rsidRPr="00EB0C54" w:rsidRDefault="00507AB9" w:rsidP="00EB0C54">
      <w:p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判断相连顶点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EB0C54">
        <w:rPr>
          <w:sz w:val="22"/>
        </w:rPr>
        <w:t>):</w:t>
      </w:r>
    </w:p>
    <w:p w14:paraId="1FAD082C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保留</w:t>
      </w:r>
      <w:r w:rsidRPr="00EB0C54">
        <w:rPr>
          <w:sz w:val="22"/>
        </w:rPr>
        <w:t xml:space="preserve">: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10</m:t>
        </m:r>
      </m:oMath>
      <w:r w:rsidRPr="00EB0C54">
        <w:rPr>
          <w:rFonts w:hint="eastAsia"/>
          <w:sz w:val="22"/>
        </w:rPr>
        <w:t>)，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10</m:t>
        </m:r>
      </m:oMath>
      <w:r w:rsidRPr="00EB0C54">
        <w:rPr>
          <w:sz w:val="22"/>
        </w:rPr>
        <w:t>)</w:t>
      </w:r>
    </w:p>
    <w:p w14:paraId="4C1F4B10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舍弃: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9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≠</m:t>
        </m:r>
        <m:r>
          <w:rPr>
            <w:rFonts w:ascii="Cambria Math" w:hAnsi="Cambria Math"/>
            <w:sz w:val="22"/>
          </w:rPr>
          <m:t>10</m:t>
        </m:r>
      </m:oMath>
      <w:r w:rsidRPr="00EB0C54">
        <w:rPr>
          <w:rFonts w:hint="eastAsia"/>
          <w:sz w:val="22"/>
        </w:rPr>
        <w:t>)，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3</m:t>
        </m:r>
        <m:r>
          <m:rPr>
            <m:sty m:val="p"/>
          </m:rPr>
          <w:rPr>
            <w:rFonts w:ascii="Cambria Math" w:hAnsi="Cambria Math"/>
            <w:sz w:val="22"/>
          </w:rPr>
          <m:t>≠</m:t>
        </m:r>
        <m:r>
          <w:rPr>
            <w:rFonts w:ascii="Cambria Math" w:hAnsi="Cambria Math"/>
            <w:sz w:val="22"/>
          </w:rPr>
          <m:t>10</m:t>
        </m:r>
      </m:oMath>
      <w:r w:rsidRPr="00EB0C54">
        <w:rPr>
          <w:sz w:val="22"/>
        </w:rPr>
        <w:t>)</w:t>
      </w:r>
    </w:p>
    <w:p w14:paraId="678F7ECD" w14:textId="68865180" w:rsidR="00507AB9" w:rsidRPr="00EB0C54" w:rsidRDefault="00507AB9" w:rsidP="00EB0C54">
      <w:pPr>
        <w:spacing w:line="360" w:lineRule="auto"/>
        <w:rPr>
          <w:sz w:val="22"/>
        </w:rPr>
      </w:pPr>
    </w:p>
    <w:p w14:paraId="07005E16" w14:textId="088FDC48" w:rsidR="00507AB9" w:rsidRPr="00BA7130" w:rsidRDefault="00507AB9" w:rsidP="00EB0C54">
      <w:pPr>
        <w:spacing w:line="360" w:lineRule="auto"/>
        <w:rPr>
          <w:b/>
          <w:bCs/>
          <w:sz w:val="22"/>
        </w:rPr>
      </w:pPr>
      <w:bookmarkStart w:id="4" w:name="X009977289a85ffda10fd682c6ed1e7c59e85aee"/>
      <w:bookmarkEnd w:id="3"/>
      <w:r w:rsidRPr="00BA7130">
        <w:rPr>
          <w:b/>
          <w:bCs/>
          <w:sz w:val="22"/>
        </w:rPr>
        <w:t xml:space="preserve">2.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BA7130">
        <w:rPr>
          <w:b/>
          <w:bCs/>
          <w:sz w:val="22"/>
        </w:rPr>
        <w:t xml:space="preserve"> </w:t>
      </w:r>
      <w:r w:rsidRPr="00BA7130">
        <w:rPr>
          <w:rFonts w:hint="eastAsia"/>
          <w:b/>
          <w:bCs/>
          <w:sz w:val="22"/>
        </w:rPr>
        <w:t>支线逆推</w:t>
      </w:r>
    </w:p>
    <w:p w14:paraId="34261CC7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9</m:t>
        </m:r>
      </m:oMath>
      <w:r w:rsidRPr="00EB0C54">
        <w:rPr>
          <w:rFonts w:hint="eastAsia"/>
          <w:sz w:val="22"/>
        </w:rPr>
        <w:t>)，其余舍弃。</w:t>
      </w:r>
    </w:p>
    <w:p w14:paraId="352ACD45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4</m:t>
        </m:r>
      </m:oMath>
      <w:r w:rsidRPr="00EB0C54">
        <w:rPr>
          <w:rFonts w:hint="eastAsia"/>
          <w:sz w:val="22"/>
        </w:rPr>
        <w:t>)，其余舍弃。</w:t>
      </w:r>
    </w:p>
    <w:p w14:paraId="461194C7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lastRenderedPageBreak/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0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2</m:t>
        </m:r>
      </m:oMath>
      <w:r w:rsidRPr="00EB0C54">
        <w:rPr>
          <w:rFonts w:hint="eastAsia"/>
          <w:sz w:val="22"/>
        </w:rPr>
        <w:t>)，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2</m:t>
        </m:r>
      </m:oMath>
      <w:r w:rsidRPr="00EB0C54">
        <w:rPr>
          <w:sz w:val="22"/>
        </w:rPr>
        <w:t xml:space="preserve">, </w:t>
      </w:r>
      <w:r w:rsidRPr="00EB0C54">
        <w:rPr>
          <w:rFonts w:hint="eastAsia"/>
          <w:sz w:val="22"/>
        </w:rPr>
        <w:t>产生新分支)。</w:t>
      </w:r>
    </w:p>
    <w:p w14:paraId="2B855F6D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3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0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1</m:t>
        </m:r>
      </m:oMath>
      <w:r w:rsidRPr="00EB0C54">
        <w:rPr>
          <w:rFonts w:hint="eastAsia"/>
          <w:sz w:val="22"/>
        </w:rPr>
        <w:t>)，其余舍弃。</w:t>
      </w:r>
    </w:p>
    <w:p w14:paraId="36AA96DD" w14:textId="77777777" w:rsidR="00507AB9" w:rsidRPr="00EB0C54" w:rsidRDefault="00507AB9" w:rsidP="00EB0C54">
      <w:p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①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496A73F3" w14:textId="77777777" w:rsidR="00507AB9" w:rsidRPr="00EB0C54" w:rsidRDefault="00507AB9" w:rsidP="00EB0C54">
      <w:p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②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13EF1F0D" w14:textId="1C3B33C1" w:rsidR="00507AB9" w:rsidRPr="00EB0C54" w:rsidRDefault="00507AB9" w:rsidP="00EB0C54">
      <w:pPr>
        <w:spacing w:line="360" w:lineRule="auto"/>
        <w:rPr>
          <w:sz w:val="22"/>
        </w:rPr>
      </w:pPr>
    </w:p>
    <w:p w14:paraId="5786ED2B" w14:textId="6D273837" w:rsidR="00507AB9" w:rsidRPr="00BA7130" w:rsidRDefault="00507AB9" w:rsidP="00EB0C54">
      <w:pPr>
        <w:spacing w:line="360" w:lineRule="auto"/>
        <w:rPr>
          <w:b/>
          <w:bCs/>
          <w:sz w:val="22"/>
        </w:rPr>
      </w:pPr>
      <w:bookmarkStart w:id="5" w:name="X7db5ccd288193b012a2cf31c347d809aa5b567c"/>
      <w:bookmarkEnd w:id="4"/>
      <w:r w:rsidRPr="00BA7130">
        <w:rPr>
          <w:b/>
          <w:bCs/>
          <w:sz w:val="22"/>
        </w:rPr>
        <w:t xml:space="preserve">3.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BA7130">
        <w:rPr>
          <w:b/>
          <w:bCs/>
          <w:sz w:val="22"/>
        </w:rPr>
        <w:t xml:space="preserve"> </w:t>
      </w:r>
      <w:r w:rsidRPr="00BA7130">
        <w:rPr>
          <w:rFonts w:hint="eastAsia"/>
          <w:b/>
          <w:bCs/>
          <w:sz w:val="22"/>
        </w:rPr>
        <w:t>支线逆推</w:t>
      </w:r>
    </w:p>
    <w:p w14:paraId="15FDBE00" w14:textId="5603EAEB" w:rsidR="00EB0C54" w:rsidRPr="00EB0C54" w:rsidRDefault="00507AB9" w:rsidP="00EB0C54">
      <w:p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9</m:t>
        </m:r>
      </m:oMath>
      <w:r w:rsidRPr="00EB0C54">
        <w:rPr>
          <w:rFonts w:hint="eastAsia"/>
          <w:sz w:val="22"/>
        </w:rPr>
        <w:t>)，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9</m:t>
        </m:r>
      </m:oMath>
      <w:r w:rsidRPr="00EB0C54">
        <w:rPr>
          <w:sz w:val="22"/>
        </w:rPr>
        <w:t>)。</w:t>
      </w:r>
    </w:p>
    <w:p w14:paraId="798D391E" w14:textId="263D3A99" w:rsidR="00507AB9" w:rsidRPr="00EB0C54" w:rsidRDefault="00507AB9" w:rsidP="00EB0C54">
      <w:pPr>
        <w:pStyle w:val="af2"/>
        <w:spacing w:line="360" w:lineRule="auto"/>
        <w:ind w:firstLineChars="90" w:firstLine="198"/>
        <w:rPr>
          <w:sz w:val="22"/>
          <w:szCs w:val="22"/>
        </w:rPr>
      </w:pPr>
      <w:r w:rsidRPr="00EB0C54">
        <w:rPr>
          <w:rFonts w:hint="eastAsia"/>
          <w:b/>
          <w:bCs/>
          <w:sz w:val="22"/>
          <w:szCs w:val="22"/>
        </w:rPr>
        <w:t>分支</w:t>
      </w:r>
      <w:r w:rsidRPr="00EB0C54">
        <w:rPr>
          <w:b/>
          <w:bCs/>
          <w:sz w:val="22"/>
          <w:szCs w:val="22"/>
        </w:rPr>
        <w:t xml:space="preserve"> </w:t>
      </w:r>
      <w:r w:rsidRPr="00EB0C54">
        <w:rPr>
          <w:rFonts w:hint="eastAsia"/>
          <w:b/>
          <w:bCs/>
          <w:sz w:val="22"/>
          <w:szCs w:val="22"/>
        </w:rPr>
        <w:t>A：从</w:t>
      </w:r>
      <w:r w:rsidRPr="00EB0C54">
        <w:rPr>
          <w:b/>
          <w:bCs/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11</m:t>
            </m:r>
          </m:sub>
        </m:sSub>
      </m:oMath>
      <w:r w:rsidRPr="00EB0C54">
        <w:rPr>
          <w:b/>
          <w:bCs/>
          <w:sz w:val="22"/>
          <w:szCs w:val="22"/>
        </w:rPr>
        <w:t xml:space="preserve"> </w:t>
      </w:r>
      <w:r w:rsidRPr="00EB0C54">
        <w:rPr>
          <w:rFonts w:hint="eastAsia"/>
          <w:b/>
          <w:bCs/>
          <w:sz w:val="22"/>
          <w:szCs w:val="22"/>
        </w:rPr>
        <w:t>逆推</w:t>
      </w:r>
    </w:p>
    <w:p w14:paraId="39D53C7E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3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8</m:t>
        </m:r>
      </m:oMath>
      <w:r w:rsidRPr="00EB0C54">
        <w:rPr>
          <w:rFonts w:hint="eastAsia"/>
          <w:sz w:val="22"/>
        </w:rPr>
        <w:t>)，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3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8</m:t>
        </m:r>
      </m:oMath>
      <w:r w:rsidRPr="00EB0C54">
        <w:rPr>
          <w:rFonts w:hint="eastAsia"/>
          <w:sz w:val="22"/>
        </w:rPr>
        <w:t>)，其余舍弃。</w:t>
      </w:r>
    </w:p>
    <w:p w14:paraId="447E8CB5" w14:textId="77777777" w:rsidR="00507AB9" w:rsidRPr="00EB0C54" w:rsidRDefault="00507AB9" w:rsidP="00EB0C54">
      <w:pPr>
        <w:numPr>
          <w:ilvl w:val="1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情况</w:t>
      </w:r>
      <w:r w:rsidRPr="00EB0C54">
        <w:rPr>
          <w:b/>
          <w:bCs/>
          <w:sz w:val="22"/>
        </w:rPr>
        <w:t xml:space="preserve"> 1 </w:t>
      </w:r>
      <w:r w:rsidRPr="00EB0C54">
        <w:rPr>
          <w:rFonts w:hint="eastAsia"/>
          <w:b/>
          <w:bCs/>
          <w:sz w:val="22"/>
        </w:rPr>
        <w:t>(推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</m:oMath>
      <w:r w:rsidRPr="00EB0C54">
        <w:rPr>
          <w:b/>
          <w:bCs/>
          <w:sz w:val="22"/>
        </w:rPr>
        <w:t>)</w:t>
      </w:r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5</m:t>
        </m:r>
      </m:oMath>
      <w:r w:rsidRPr="00EB0C54">
        <w:rPr>
          <w:rFonts w:hint="eastAsia"/>
          <w:sz w:val="22"/>
        </w:rPr>
        <w:t>)，其余舍弃。接回上述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EB0C54">
        <w:rPr>
          <w:sz w:val="22"/>
        </w:rPr>
        <w:t xml:space="preserve"> </w:t>
      </w:r>
      <w:r w:rsidRPr="00EB0C54">
        <w:rPr>
          <w:rFonts w:hint="eastAsia"/>
          <w:sz w:val="22"/>
        </w:rPr>
        <w:t>的已知前置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EB0C54">
        <w:rPr>
          <w:sz w:val="22"/>
        </w:rPr>
        <w:t xml:space="preserve"> </w:t>
      </w:r>
      <w:r w:rsidRPr="00EB0C54">
        <w:rPr>
          <w:rFonts w:hint="eastAsia"/>
          <w:sz w:val="22"/>
        </w:rPr>
        <w:t>及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EB0C54">
        <w:rPr>
          <w:sz w:val="22"/>
        </w:rPr>
        <w:t>)。</w:t>
      </w:r>
    </w:p>
    <w:p w14:paraId="45E8DAEA" w14:textId="77777777" w:rsidR="00507AB9" w:rsidRPr="00EB0C54" w:rsidRDefault="00507AB9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③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112310B6" w14:textId="77777777" w:rsidR="00507AB9" w:rsidRPr="00EB0C54" w:rsidRDefault="00507AB9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④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0944D775" w14:textId="77777777" w:rsidR="00507AB9" w:rsidRPr="00EB0C54" w:rsidRDefault="00507AB9" w:rsidP="00EB0C54">
      <w:pPr>
        <w:numPr>
          <w:ilvl w:val="1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情况</w:t>
      </w:r>
      <w:r w:rsidRPr="00EB0C54">
        <w:rPr>
          <w:b/>
          <w:bCs/>
          <w:sz w:val="22"/>
        </w:rPr>
        <w:t xml:space="preserve"> 2 </w:t>
      </w:r>
      <w:r w:rsidRPr="00EB0C54">
        <w:rPr>
          <w:rFonts w:hint="eastAsia"/>
          <w:b/>
          <w:bCs/>
          <w:sz w:val="22"/>
        </w:rPr>
        <w:t>(推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b/>
          <w:bCs/>
          <w:sz w:val="22"/>
        </w:rPr>
        <w:t>)</w:t>
      </w:r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3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5</m:t>
        </m:r>
      </m:oMath>
      <w:r w:rsidRPr="00EB0C54">
        <w:rPr>
          <w:rFonts w:hint="eastAsia"/>
          <w:sz w:val="22"/>
        </w:rPr>
        <w:t>)，其余舍弃。</w:t>
      </w:r>
    </w:p>
    <w:p w14:paraId="310A65F7" w14:textId="77777777" w:rsidR="00507AB9" w:rsidRPr="00EB0C54" w:rsidRDefault="00507AB9" w:rsidP="00EB0C54">
      <w:pPr>
        <w:numPr>
          <w:ilvl w:val="1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推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</m:oMath>
      <w:r w:rsidRPr="00EB0C54">
        <w:rPr>
          <w:sz w:val="22"/>
        </w:rPr>
        <w:t xml:space="preserve">: </w:t>
      </w:r>
      <w:r w:rsidRPr="00EB0C54">
        <w:rPr>
          <w:rFonts w:hint="eastAsia"/>
          <w:sz w:val="22"/>
        </w:rPr>
        <w:t>相连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,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3</m:t>
            </m:r>
          </m:sub>
        </m:sSub>
      </m:oMath>
      <w:r w:rsidRPr="00EB0C54">
        <w:rPr>
          <w:sz w:val="22"/>
        </w:rPr>
        <w:t xml:space="preserve">)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EB0C54">
        <w:rPr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保留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EB0C54">
        <w:rPr>
          <w:sz w:val="22"/>
        </w:rPr>
        <w:t xml:space="preserve"> (</w:t>
      </w:r>
      <m:oMath>
        <m:r>
          <w:rPr>
            <w:rFonts w:ascii="Cambria Math" w:hAnsi="Cambria Math"/>
            <w:sz w:val="22"/>
          </w:rPr>
          <m:t>0</m:t>
        </m:r>
        <m:r>
          <m:rPr>
            <m:sty m:val="p"/>
          </m:rPr>
          <w:rPr>
            <w:rFonts w:ascii="Cambria Math" w:hAnsi="Cambria Math"/>
            <w:sz w:val="22"/>
          </w:rPr>
          <m:t>+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w:rPr>
            <w:rFonts w:ascii="Cambria Math" w:hAnsi="Cambria Math"/>
            <w:sz w:val="22"/>
          </w:rPr>
          <m:t>2</m:t>
        </m:r>
      </m:oMath>
      <w:r w:rsidRPr="00EB0C54">
        <w:rPr>
          <w:rFonts w:hint="eastAsia"/>
          <w:sz w:val="22"/>
        </w:rPr>
        <w:t>)，其余舍弃。</w:t>
      </w:r>
    </w:p>
    <w:p w14:paraId="76F692FD" w14:textId="77777777" w:rsidR="00507AB9" w:rsidRPr="00EB0C54" w:rsidRDefault="00507AB9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⑤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2E919AB0" w14:textId="77777777" w:rsidR="00EB0C54" w:rsidRPr="00EB0C54" w:rsidRDefault="00EB0C54" w:rsidP="00EB0C54">
      <w:pPr>
        <w:spacing w:line="360" w:lineRule="auto"/>
        <w:ind w:firstLine="360"/>
        <w:rPr>
          <w:b/>
          <w:bCs/>
          <w:sz w:val="22"/>
        </w:rPr>
      </w:pPr>
    </w:p>
    <w:p w14:paraId="6C71E114" w14:textId="426EC53D" w:rsidR="00507AB9" w:rsidRPr="00EB0C54" w:rsidRDefault="00507AB9" w:rsidP="00EB0C54">
      <w:pPr>
        <w:spacing w:line="360" w:lineRule="auto"/>
        <w:ind w:firstLine="360"/>
        <w:rPr>
          <w:sz w:val="22"/>
        </w:rPr>
      </w:pPr>
      <w:r w:rsidRPr="00EB0C54">
        <w:rPr>
          <w:rFonts w:hint="eastAsia"/>
          <w:b/>
          <w:bCs/>
          <w:sz w:val="22"/>
        </w:rPr>
        <w:t>分支</w:t>
      </w:r>
      <w:r w:rsidRPr="00EB0C54">
        <w:rPr>
          <w:b/>
          <w:bCs/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B：从</w:t>
      </w:r>
      <w:r w:rsidRPr="00EB0C54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b/>
          <w:bCs/>
          <w:sz w:val="22"/>
        </w:rPr>
        <w:t xml:space="preserve"> </w:t>
      </w:r>
      <w:r w:rsidRPr="00EB0C54">
        <w:rPr>
          <w:rFonts w:hint="eastAsia"/>
          <w:b/>
          <w:bCs/>
          <w:sz w:val="22"/>
        </w:rPr>
        <w:t>逆推</w:t>
      </w:r>
    </w:p>
    <w:p w14:paraId="67D4AF21" w14:textId="77777777" w:rsidR="00507AB9" w:rsidRPr="00EB0C54" w:rsidRDefault="00507AB9" w:rsidP="00EB0C54">
      <w:pPr>
        <w:numPr>
          <w:ilvl w:val="0"/>
          <w:numId w:val="5"/>
        </w:numPr>
        <w:spacing w:line="360" w:lineRule="auto"/>
        <w:rPr>
          <w:sz w:val="22"/>
        </w:rPr>
      </w:pPr>
      <w:r w:rsidRPr="00EB0C54">
        <w:rPr>
          <w:rFonts w:hint="eastAsia"/>
          <w:sz w:val="22"/>
        </w:rPr>
        <w:t>直接沿用上方推出的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sz w:val="22"/>
        </w:rPr>
        <w:t xml:space="preserve"> </w:t>
      </w:r>
      <w:r w:rsidRPr="00EB0C54">
        <w:rPr>
          <w:rFonts w:hint="eastAsia"/>
          <w:sz w:val="22"/>
        </w:rPr>
        <w:t>前置路线</w:t>
      </w:r>
      <w:r w:rsidRPr="00EB0C54">
        <w:rPr>
          <w:sz w:val="22"/>
        </w:rPr>
        <w:t xml:space="preserve"> (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EB0C54">
        <w:rPr>
          <w:sz w:val="22"/>
        </w:rPr>
        <w:t xml:space="preserve">) </w:t>
      </w:r>
      <w:r w:rsidRPr="00EB0C54">
        <w:rPr>
          <w:rFonts w:hint="eastAsia"/>
          <w:sz w:val="22"/>
        </w:rPr>
        <w:t>连接</w:t>
      </w:r>
      <w:r w:rsidRPr="00EB0C54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EB0C54">
        <w:rPr>
          <w:sz w:val="22"/>
        </w:rPr>
        <w:t>。</w:t>
      </w:r>
    </w:p>
    <w:p w14:paraId="654F705C" w14:textId="77777777" w:rsidR="00507AB9" w:rsidRPr="00EB0C54" w:rsidRDefault="00507AB9" w:rsidP="00EB0C54">
      <w:pPr>
        <w:numPr>
          <w:ilvl w:val="0"/>
          <w:numId w:val="2"/>
        </w:numPr>
        <w:spacing w:line="360" w:lineRule="auto"/>
        <w:rPr>
          <w:sz w:val="22"/>
        </w:rPr>
      </w:pPr>
      <w:r w:rsidRPr="00EB0C54">
        <w:rPr>
          <w:rFonts w:hint="eastAsia"/>
          <w:b/>
          <w:bCs/>
          <w:sz w:val="22"/>
        </w:rPr>
        <w:t>得出路径</w:t>
      </w:r>
      <w:r w:rsidRPr="00EB0C54">
        <w:rPr>
          <w:b/>
          <w:bCs/>
          <w:sz w:val="22"/>
        </w:rPr>
        <w:t xml:space="preserve"> ⑥</w:t>
      </w:r>
      <w:r w:rsidRPr="00EB0C54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33965E6D" w14:textId="22E83080" w:rsidR="00507AB9" w:rsidRPr="00EB0C54" w:rsidRDefault="00507AB9" w:rsidP="00EB0C54">
      <w:pPr>
        <w:spacing w:line="360" w:lineRule="auto"/>
        <w:rPr>
          <w:sz w:val="22"/>
        </w:rPr>
      </w:pPr>
    </w:p>
    <w:p w14:paraId="2AB14FBE" w14:textId="77777777" w:rsidR="00507AB9" w:rsidRPr="00BA7130" w:rsidRDefault="00507AB9" w:rsidP="00EB0C54">
      <w:pPr>
        <w:spacing w:line="360" w:lineRule="auto"/>
        <w:rPr>
          <w:b/>
          <w:bCs/>
          <w:sz w:val="22"/>
        </w:rPr>
      </w:pPr>
      <w:bookmarkStart w:id="6" w:name="汇总所有-6-条最短路径-长度-10"/>
      <w:bookmarkEnd w:id="5"/>
      <w:r w:rsidRPr="00BA7130">
        <w:rPr>
          <w:rFonts w:hint="eastAsia"/>
          <w:b/>
          <w:bCs/>
          <w:sz w:val="22"/>
        </w:rPr>
        <w:t>汇总：所有</w:t>
      </w:r>
      <w:r w:rsidRPr="00BA7130">
        <w:rPr>
          <w:b/>
          <w:bCs/>
          <w:sz w:val="22"/>
        </w:rPr>
        <w:t xml:space="preserve"> 6 </w:t>
      </w:r>
      <w:r w:rsidRPr="00BA7130">
        <w:rPr>
          <w:rFonts w:hint="eastAsia"/>
          <w:b/>
          <w:bCs/>
          <w:sz w:val="22"/>
        </w:rPr>
        <w:t>条最短路径</w:t>
      </w:r>
      <w:r w:rsidRPr="00BA7130">
        <w:rPr>
          <w:b/>
          <w:bCs/>
          <w:sz w:val="22"/>
        </w:rPr>
        <w:t xml:space="preserve"> </w:t>
      </w:r>
      <w:r w:rsidRPr="00BA7130">
        <w:rPr>
          <w:rFonts w:hint="eastAsia"/>
          <w:b/>
          <w:bCs/>
          <w:sz w:val="22"/>
        </w:rPr>
        <w:t>(长度</w:t>
      </w:r>
      <w:r w:rsidRPr="00BA7130">
        <w:rPr>
          <w:b/>
          <w:bCs/>
          <w:sz w:val="22"/>
        </w:rPr>
        <w:t xml:space="preserve"> 10)</w:t>
      </w:r>
    </w:p>
    <w:p w14:paraId="6F4D052F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78CCE21E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670B9773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42BE0F0A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1053BA91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77290E89" w14:textId="77777777" w:rsidR="00507AB9" w:rsidRPr="00EB0C54" w:rsidRDefault="00000000" w:rsidP="00EB0C54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bookmarkEnd w:id="2"/>
    <w:bookmarkEnd w:id="6"/>
    <w:p w14:paraId="44AC989D" w14:textId="77777777" w:rsidR="008B03E9" w:rsidRPr="00EB0C54" w:rsidRDefault="008B03E9" w:rsidP="00EB0C54">
      <w:pPr>
        <w:spacing w:line="360" w:lineRule="auto"/>
        <w:rPr>
          <w:sz w:val="22"/>
        </w:rPr>
      </w:pPr>
    </w:p>
    <w:p w14:paraId="3254FDAE" w14:textId="77777777" w:rsidR="00BC6121" w:rsidRDefault="00BC6121" w:rsidP="00C9718B">
      <w:pPr>
        <w:rPr>
          <w:sz w:val="22"/>
        </w:rPr>
      </w:pPr>
    </w:p>
    <w:p w14:paraId="41FD3330" w14:textId="157E0EDE" w:rsidR="00BC6121" w:rsidRDefault="00BC6121" w:rsidP="00C9718B">
      <w:pPr>
        <w:rPr>
          <w:sz w:val="22"/>
        </w:rPr>
      </w:pPr>
    </w:p>
    <w:p w14:paraId="418B711D" w14:textId="77777777" w:rsidR="001041E0" w:rsidRDefault="001041E0" w:rsidP="00C9718B">
      <w:pPr>
        <w:rPr>
          <w:sz w:val="22"/>
        </w:rPr>
      </w:pPr>
    </w:p>
    <w:p w14:paraId="34562711" w14:textId="77777777" w:rsidR="001041E0" w:rsidRDefault="001041E0" w:rsidP="00C9718B">
      <w:pPr>
        <w:rPr>
          <w:sz w:val="22"/>
        </w:rPr>
      </w:pPr>
    </w:p>
    <w:p w14:paraId="74F96D80" w14:textId="77777777" w:rsidR="001041E0" w:rsidRDefault="001041E0" w:rsidP="00C9718B">
      <w:pPr>
        <w:rPr>
          <w:sz w:val="22"/>
        </w:rPr>
      </w:pPr>
    </w:p>
    <w:p w14:paraId="0980FE3B" w14:textId="77777777" w:rsidR="001041E0" w:rsidRDefault="001041E0" w:rsidP="00C9718B">
      <w:pPr>
        <w:rPr>
          <w:sz w:val="22"/>
        </w:rPr>
      </w:pPr>
    </w:p>
    <w:p w14:paraId="64D5AD9D" w14:textId="4ACD9809" w:rsidR="000475BE" w:rsidRPr="00BA7130" w:rsidRDefault="000475BE" w:rsidP="000475BE">
      <w:pPr>
        <w:pStyle w:val="3"/>
        <w:rPr>
          <w:b/>
          <w:bCs/>
        </w:rPr>
      </w:pPr>
      <w:r w:rsidRPr="000475BE">
        <w:rPr>
          <w:rFonts w:hint="eastAsia"/>
          <w:b/>
          <w:bCs/>
        </w:rPr>
        <w:t>局部连通图法绘制</w:t>
      </w:r>
      <w:r w:rsidRPr="00BA7130">
        <w:rPr>
          <w:b/>
          <w:bCs/>
        </w:rPr>
        <w:t xml:space="preserve">Dijkstra </w:t>
      </w:r>
      <w:r w:rsidRPr="00BA7130">
        <w:rPr>
          <w:rFonts w:hint="eastAsia"/>
          <w:b/>
          <w:bCs/>
        </w:rPr>
        <w:t>算法执行表</w:t>
      </w:r>
      <w:r>
        <w:rPr>
          <w:rFonts w:hint="eastAsia"/>
          <w:b/>
          <w:bCs/>
        </w:rPr>
        <w:t>（推荐）</w:t>
      </w:r>
    </w:p>
    <w:p w14:paraId="261A7D39" w14:textId="0F0604DB" w:rsidR="001041E0" w:rsidRDefault="001041E0" w:rsidP="00B60C89">
      <w:pPr>
        <w:pStyle w:val="af2"/>
        <w:spacing w:line="360" w:lineRule="auto"/>
        <w:ind w:firstLineChars="0" w:firstLine="0"/>
        <w:jc w:val="center"/>
        <w:rPr>
          <w:b/>
          <w:bCs/>
          <w:sz w:val="22"/>
          <w:szCs w:val="22"/>
        </w:rPr>
      </w:pPr>
      <w:r w:rsidRPr="001041E0">
        <w:rPr>
          <w:b/>
          <w:bCs/>
          <w:noProof/>
          <w:sz w:val="22"/>
          <w:szCs w:val="22"/>
        </w:rPr>
        <w:drawing>
          <wp:inline distT="0" distB="0" distL="0" distR="0" wp14:anchorId="76C11B78" wp14:editId="6FB8AFF2">
            <wp:extent cx="4178300" cy="223393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2233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2D065" w14:textId="77777777" w:rsidR="001041E0" w:rsidRDefault="001041E0" w:rsidP="000475BE">
      <w:pPr>
        <w:pStyle w:val="af2"/>
        <w:spacing w:line="360" w:lineRule="auto"/>
        <w:ind w:firstLineChars="0" w:firstLine="0"/>
        <w:rPr>
          <w:b/>
          <w:bCs/>
          <w:sz w:val="22"/>
          <w:szCs w:val="22"/>
        </w:rPr>
      </w:pPr>
    </w:p>
    <w:p w14:paraId="74724ACE" w14:textId="6142C740" w:rsidR="000475BE" w:rsidRPr="000475BE" w:rsidRDefault="000475BE" w:rsidP="000475BE">
      <w:pPr>
        <w:pStyle w:val="af2"/>
        <w:spacing w:line="360" w:lineRule="auto"/>
        <w:ind w:firstLineChars="0" w:firstLine="0"/>
        <w:rPr>
          <w:b/>
          <w:bCs/>
          <w:sz w:val="22"/>
          <w:szCs w:val="22"/>
        </w:rPr>
      </w:pPr>
      <w:r w:rsidRPr="000475BE">
        <w:rPr>
          <w:rFonts w:hint="eastAsia"/>
          <w:b/>
          <w:bCs/>
          <w:sz w:val="22"/>
          <w:szCs w:val="22"/>
        </w:rPr>
        <w:t>局部连通图的绘制与判定可精简为三步：</w:t>
      </w:r>
    </w:p>
    <w:p w14:paraId="5FACBAD1" w14:textId="77777777" w:rsidR="000475BE" w:rsidRPr="000475BE" w:rsidRDefault="000475BE" w:rsidP="000475BE">
      <w:pPr>
        <w:numPr>
          <w:ilvl w:val="0"/>
          <w:numId w:val="7"/>
        </w:numPr>
        <w:spacing w:line="360" w:lineRule="auto"/>
        <w:rPr>
          <w:sz w:val="22"/>
        </w:rPr>
      </w:pPr>
      <w:r w:rsidRPr="000475BE">
        <w:rPr>
          <w:rFonts w:hint="eastAsia"/>
          <w:b/>
          <w:bCs/>
          <w:sz w:val="22"/>
        </w:rPr>
        <w:t>确立中心</w:t>
      </w:r>
      <w:r w:rsidRPr="000475BE">
        <w:rPr>
          <w:rFonts w:hint="eastAsia"/>
          <w:sz w:val="22"/>
        </w:rPr>
        <w:t>：以本轮新选中的节点（</w:t>
      </w:r>
      <m:oMath>
        <m:r>
          <w:rPr>
            <w:rFonts w:ascii="Cambria Math" w:hAnsi="Cambria Math"/>
            <w:sz w:val="22"/>
          </w:rPr>
          <m:t>T</m:t>
        </m:r>
      </m:oMath>
      <w:r w:rsidRPr="000475BE">
        <w:rPr>
          <w:rFonts w:hint="eastAsia"/>
          <w:sz w:val="22"/>
        </w:rPr>
        <w:t>）为起点，标注其已确定的最短距离</w:t>
      </w:r>
      <w:r w:rsidRPr="000475BE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L</m:t>
        </m:r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T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0475BE">
        <w:rPr>
          <w:sz w:val="22"/>
        </w:rPr>
        <w:t>。</w:t>
      </w:r>
    </w:p>
    <w:p w14:paraId="0087D90B" w14:textId="77777777" w:rsidR="000475BE" w:rsidRPr="000475BE" w:rsidRDefault="000475BE" w:rsidP="000475BE">
      <w:pPr>
        <w:numPr>
          <w:ilvl w:val="0"/>
          <w:numId w:val="7"/>
        </w:numPr>
        <w:spacing w:line="360" w:lineRule="auto"/>
        <w:rPr>
          <w:sz w:val="22"/>
        </w:rPr>
      </w:pPr>
      <w:r w:rsidRPr="000475BE">
        <w:rPr>
          <w:rFonts w:hint="eastAsia"/>
          <w:b/>
          <w:bCs/>
          <w:sz w:val="22"/>
        </w:rPr>
        <w:t>绘制分支</w:t>
      </w:r>
      <w:r w:rsidRPr="000475BE">
        <w:rPr>
          <w:rFonts w:hint="eastAsia"/>
          <w:sz w:val="22"/>
        </w:rPr>
        <w:t>：根据原图，画出该节点指向所有</w:t>
      </w:r>
      <w:r w:rsidRPr="000475BE">
        <w:rPr>
          <w:rFonts w:hint="eastAsia"/>
          <w:b/>
          <w:bCs/>
          <w:sz w:val="22"/>
        </w:rPr>
        <w:t>未入选集合</w:t>
      </w:r>
      <w:r w:rsidRPr="000475BE">
        <w:rPr>
          <w:b/>
          <w:bCs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S</m:t>
        </m:r>
      </m:oMath>
      <w:r w:rsidRPr="000475BE">
        <w:rPr>
          <w:sz w:val="22"/>
        </w:rPr>
        <w:t xml:space="preserve"> </w:t>
      </w:r>
      <w:r w:rsidRPr="000475BE">
        <w:rPr>
          <w:rFonts w:hint="eastAsia"/>
          <w:sz w:val="22"/>
        </w:rPr>
        <w:t>的邻居节点的连线及边权。</w:t>
      </w:r>
    </w:p>
    <w:p w14:paraId="769E2ACC" w14:textId="77777777" w:rsidR="000475BE" w:rsidRPr="000475BE" w:rsidRDefault="000475BE" w:rsidP="000475BE">
      <w:pPr>
        <w:numPr>
          <w:ilvl w:val="0"/>
          <w:numId w:val="7"/>
        </w:numPr>
        <w:spacing w:line="360" w:lineRule="auto"/>
        <w:rPr>
          <w:sz w:val="22"/>
        </w:rPr>
      </w:pPr>
      <w:r w:rsidRPr="000475BE">
        <w:rPr>
          <w:rFonts w:hint="eastAsia"/>
          <w:b/>
          <w:bCs/>
          <w:sz w:val="22"/>
        </w:rPr>
        <w:t>判定标记</w:t>
      </w:r>
      <w:r w:rsidRPr="000475BE">
        <w:rPr>
          <w:rFonts w:hint="eastAsia"/>
          <w:sz w:val="22"/>
        </w:rPr>
        <w:t>：计算</w:t>
      </w:r>
      <w:r w:rsidRPr="000475BE">
        <w:rPr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>L</m:t>
        </m:r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m:rPr>
            <m:nor/>
          </m:rPr>
          <w:rPr>
            <w:sz w:val="22"/>
          </w:rPr>
          <m:t>中心</m:t>
        </m:r>
        <m:r>
          <m:rPr>
            <m:sty m:val="p"/>
          </m:rPr>
          <w:rPr>
            <w:rFonts w:ascii="Cambria Math" w:hAnsi="Cambria Math"/>
            <w:sz w:val="22"/>
          </w:rPr>
          <m:t>)+</m:t>
        </m:r>
        <m:r>
          <m:rPr>
            <m:nor/>
          </m:rPr>
          <w:rPr>
            <w:sz w:val="22"/>
          </w:rPr>
          <m:t>边权</m:t>
        </m:r>
        <m:r>
          <m:rPr>
            <m:sty m:val="p"/>
          </m:rPr>
          <w:rPr>
            <w:rFonts w:ascii="Cambria Math" w:hAnsi="Cambria Math"/>
            <w:sz w:val="22"/>
          </w:rPr>
          <m:t>=</m:t>
        </m:r>
        <m:r>
          <m:rPr>
            <m:nor/>
          </m:rPr>
          <w:rPr>
            <w:sz w:val="22"/>
          </w:rPr>
          <m:t>新距离</m:t>
        </m:r>
      </m:oMath>
      <w:r w:rsidRPr="000475BE">
        <w:rPr>
          <w:rFonts w:hint="eastAsia"/>
          <w:sz w:val="22"/>
        </w:rPr>
        <w:t>，并</w:t>
      </w:r>
      <w:r w:rsidRPr="000475BE">
        <w:rPr>
          <w:rFonts w:hint="eastAsia"/>
          <w:b/>
          <w:bCs/>
          <w:color w:val="FF0000"/>
          <w:sz w:val="22"/>
        </w:rPr>
        <w:t>对比表格上一行</w:t>
      </w:r>
      <w:r w:rsidRPr="000475BE">
        <w:rPr>
          <w:rFonts w:hint="eastAsia"/>
          <w:sz w:val="22"/>
        </w:rPr>
        <w:t>的数值：</w:t>
      </w:r>
    </w:p>
    <w:p w14:paraId="2CDCCFF8" w14:textId="77777777" w:rsidR="000475BE" w:rsidRPr="000475BE" w:rsidRDefault="000475BE" w:rsidP="000475BE">
      <w:pPr>
        <w:numPr>
          <w:ilvl w:val="1"/>
          <w:numId w:val="5"/>
        </w:numPr>
        <w:spacing w:line="360" w:lineRule="auto"/>
        <w:rPr>
          <w:sz w:val="22"/>
        </w:rPr>
      </w:pPr>
      <w:r w:rsidRPr="000475BE">
        <w:rPr>
          <w:rFonts w:hint="eastAsia"/>
          <w:b/>
          <w:bCs/>
          <w:color w:val="FF0000"/>
          <w:sz w:val="22"/>
        </w:rPr>
        <w:t>√</w:t>
      </w:r>
      <w:r w:rsidRPr="000475BE">
        <w:rPr>
          <w:b/>
          <w:bCs/>
          <w:sz w:val="22"/>
        </w:rPr>
        <w:t xml:space="preserve"> </w:t>
      </w:r>
      <w:r w:rsidRPr="000475BE">
        <w:rPr>
          <w:rFonts w:hint="eastAsia"/>
          <w:b/>
          <w:bCs/>
          <w:sz w:val="22"/>
        </w:rPr>
        <w:t>(红色)</w:t>
      </w:r>
      <w:r w:rsidRPr="000475BE">
        <w:rPr>
          <w:rFonts w:hint="eastAsia"/>
          <w:sz w:val="22"/>
        </w:rPr>
        <w:t>：</w:t>
      </w:r>
      <w:proofErr w:type="gramStart"/>
      <w:r w:rsidRPr="000475BE">
        <w:rPr>
          <w:rFonts w:hint="eastAsia"/>
          <w:sz w:val="22"/>
        </w:rPr>
        <w:t>新距离</w:t>
      </w:r>
      <w:proofErr w:type="gramEnd"/>
      <w:r w:rsidRPr="000475BE">
        <w:rPr>
          <w:sz w:val="22"/>
        </w:rPr>
        <w:t xml:space="preserve"> </w:t>
      </w:r>
      <w:r w:rsidRPr="000475BE">
        <w:rPr>
          <w:b/>
          <w:bCs/>
          <w:sz w:val="22"/>
        </w:rPr>
        <w:t>&lt;</w:t>
      </w:r>
      <w:r w:rsidRPr="000475BE">
        <w:rPr>
          <w:sz w:val="22"/>
        </w:rPr>
        <w:t xml:space="preserve"> </w:t>
      </w:r>
      <w:r w:rsidRPr="000475BE">
        <w:rPr>
          <w:rFonts w:hint="eastAsia"/>
          <w:sz w:val="22"/>
        </w:rPr>
        <w:t>旧距离，</w:t>
      </w:r>
      <w:r w:rsidRPr="000475BE">
        <w:rPr>
          <w:rFonts w:hint="eastAsia"/>
          <w:b/>
          <w:bCs/>
          <w:sz w:val="22"/>
        </w:rPr>
        <w:t>更新</w:t>
      </w:r>
      <w:r w:rsidRPr="000475BE">
        <w:rPr>
          <w:rFonts w:hint="eastAsia"/>
          <w:sz w:val="22"/>
        </w:rPr>
        <w:t>表格。</w:t>
      </w:r>
    </w:p>
    <w:p w14:paraId="2E2325DA" w14:textId="2B297FB1" w:rsidR="000475BE" w:rsidRPr="000475BE" w:rsidRDefault="00FE303C" w:rsidP="000475BE">
      <w:pPr>
        <w:numPr>
          <w:ilvl w:val="1"/>
          <w:numId w:val="5"/>
        </w:numPr>
        <w:spacing w:line="360" w:lineRule="auto"/>
        <w:rPr>
          <w:sz w:val="22"/>
        </w:rPr>
      </w:pPr>
      <m:oMath>
        <m:r>
          <m:rPr>
            <m:sty m:val="b"/>
          </m:rPr>
          <w:rPr>
            <w:rFonts w:ascii="Cambria Math" w:hAnsi="Cambria Math"/>
            <w:color w:val="5B9BD5" w:themeColor="accent1"/>
            <w:sz w:val="22"/>
          </w:rPr>
          <m:t>×</m:t>
        </m:r>
      </m:oMath>
      <w:r w:rsidR="000475BE" w:rsidRPr="000475BE">
        <w:rPr>
          <w:b/>
          <w:bCs/>
          <w:sz w:val="22"/>
        </w:rPr>
        <w:t xml:space="preserve"> </w:t>
      </w:r>
      <w:r w:rsidR="000475BE" w:rsidRPr="000475BE">
        <w:rPr>
          <w:rFonts w:hint="eastAsia"/>
          <w:b/>
          <w:bCs/>
          <w:sz w:val="22"/>
        </w:rPr>
        <w:t>(蓝色)</w:t>
      </w:r>
      <w:r w:rsidR="000475BE" w:rsidRPr="000475BE">
        <w:rPr>
          <w:rFonts w:hint="eastAsia"/>
          <w:sz w:val="22"/>
        </w:rPr>
        <w:t>：新距离</w:t>
      </w:r>
      <w:r w:rsidR="000475BE" w:rsidRPr="000475BE">
        <w:rPr>
          <w:sz w:val="22"/>
        </w:rPr>
        <w:t xml:space="preserve"> </w:t>
      </w:r>
      <w:r w:rsidR="000475BE" w:rsidRPr="000475BE">
        <w:rPr>
          <w:b/>
          <w:bCs/>
          <w:sz w:val="22"/>
        </w:rPr>
        <w:t>&gt;</w:t>
      </w:r>
      <w:r w:rsidR="000475BE" w:rsidRPr="000475BE">
        <w:rPr>
          <w:sz w:val="22"/>
        </w:rPr>
        <w:t xml:space="preserve"> </w:t>
      </w:r>
      <w:r w:rsidR="000475BE" w:rsidRPr="000475BE">
        <w:rPr>
          <w:rFonts w:hint="eastAsia"/>
          <w:sz w:val="22"/>
        </w:rPr>
        <w:t>旧距离，</w:t>
      </w:r>
      <w:r w:rsidR="000475BE" w:rsidRPr="000475BE">
        <w:rPr>
          <w:rFonts w:hint="eastAsia"/>
          <w:b/>
          <w:bCs/>
          <w:sz w:val="22"/>
        </w:rPr>
        <w:t>不更新</w:t>
      </w:r>
      <w:r w:rsidR="000475BE" w:rsidRPr="000475BE">
        <w:rPr>
          <w:sz w:val="22"/>
        </w:rPr>
        <w:t>。</w:t>
      </w:r>
    </w:p>
    <w:p w14:paraId="156FDDFC" w14:textId="77777777" w:rsidR="000475BE" w:rsidRPr="000475BE" w:rsidRDefault="000475BE" w:rsidP="000475BE">
      <w:pPr>
        <w:numPr>
          <w:ilvl w:val="1"/>
          <w:numId w:val="5"/>
        </w:numPr>
        <w:spacing w:line="360" w:lineRule="auto"/>
        <w:rPr>
          <w:sz w:val="22"/>
        </w:rPr>
      </w:pPr>
      <w:r w:rsidRPr="000475BE">
        <w:rPr>
          <w:b/>
          <w:bCs/>
          <w:color w:val="7030A0"/>
          <w:sz w:val="22"/>
        </w:rPr>
        <w:t xml:space="preserve">! </w:t>
      </w:r>
      <w:r w:rsidRPr="000475BE">
        <w:rPr>
          <w:rFonts w:hint="eastAsia"/>
          <w:b/>
          <w:bCs/>
          <w:sz w:val="22"/>
        </w:rPr>
        <w:t>(紫色)</w:t>
      </w:r>
      <w:r w:rsidRPr="000475BE">
        <w:rPr>
          <w:rFonts w:hint="eastAsia"/>
          <w:sz w:val="22"/>
        </w:rPr>
        <w:t>：新距离</w:t>
      </w:r>
      <w:r w:rsidRPr="000475BE">
        <w:rPr>
          <w:sz w:val="22"/>
        </w:rPr>
        <w:t xml:space="preserve"> </w:t>
      </w:r>
      <w:r w:rsidRPr="000475BE">
        <w:rPr>
          <w:b/>
          <w:bCs/>
          <w:sz w:val="22"/>
        </w:rPr>
        <w:t>=</w:t>
      </w:r>
      <w:r w:rsidRPr="000475BE">
        <w:rPr>
          <w:sz w:val="22"/>
        </w:rPr>
        <w:t xml:space="preserve"> </w:t>
      </w:r>
      <w:r w:rsidRPr="000475BE">
        <w:rPr>
          <w:rFonts w:hint="eastAsia"/>
          <w:sz w:val="22"/>
        </w:rPr>
        <w:t>旧距离，</w:t>
      </w:r>
      <w:r w:rsidRPr="000475BE">
        <w:rPr>
          <w:rFonts w:hint="eastAsia"/>
          <w:b/>
          <w:bCs/>
          <w:sz w:val="22"/>
        </w:rPr>
        <w:t>产生等效路径</w:t>
      </w:r>
      <w:r w:rsidRPr="000475BE">
        <w:rPr>
          <w:rFonts w:hint="eastAsia"/>
          <w:sz w:val="22"/>
        </w:rPr>
        <w:t>（用于找寻所有最短路径）。</w:t>
      </w:r>
    </w:p>
    <w:p w14:paraId="52EC0DC7" w14:textId="639E0396" w:rsidR="000475BE" w:rsidRDefault="000475BE" w:rsidP="000475BE">
      <w:pPr>
        <w:jc w:val="center"/>
        <w:rPr>
          <w:sz w:val="22"/>
        </w:rPr>
      </w:pPr>
      <w:r>
        <w:rPr>
          <w:noProof/>
        </w:rPr>
        <w:lastRenderedPageBreak/>
        <w:drawing>
          <wp:inline distT="0" distB="0" distL="0" distR="0" wp14:anchorId="516D26F7" wp14:editId="62F817A7">
            <wp:extent cx="5224441" cy="6308203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7093" cy="631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A554E" w14:textId="77777777" w:rsidR="005F44E3" w:rsidRDefault="005F44E3" w:rsidP="00A01F79">
      <w:pPr>
        <w:pStyle w:val="3"/>
        <w:rPr>
          <w:b/>
          <w:bCs/>
        </w:rPr>
      </w:pPr>
    </w:p>
    <w:p w14:paraId="66A4E894" w14:textId="7BEA108A" w:rsidR="00A01F79" w:rsidRPr="00A01F79" w:rsidRDefault="00A01F79" w:rsidP="00A01F79">
      <w:pPr>
        <w:pStyle w:val="3"/>
        <w:rPr>
          <w:b/>
          <w:bCs/>
        </w:rPr>
      </w:pPr>
      <w:r w:rsidRPr="00BA7130">
        <w:rPr>
          <w:rFonts w:hint="eastAsia"/>
          <w:b/>
          <w:bCs/>
        </w:rPr>
        <w:t>求从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BA7130">
        <w:rPr>
          <w:b/>
          <w:bCs/>
        </w:rPr>
        <w:t xml:space="preserve"> </w:t>
      </w:r>
      <w:r w:rsidRPr="00BA7130">
        <w:rPr>
          <w:rFonts w:hint="eastAsia"/>
          <w:b/>
          <w:bCs/>
        </w:rPr>
        <w:t>到</w:t>
      </w:r>
      <w:r w:rsidRPr="00BA7130">
        <w:rPr>
          <w:b/>
          <w:bCs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13</m:t>
            </m:r>
          </m:sub>
        </m:sSub>
      </m:oMath>
      <w:r w:rsidRPr="00BA7130">
        <w:rPr>
          <w:b/>
          <w:bCs/>
        </w:rPr>
        <w:t xml:space="preserve"> </w:t>
      </w:r>
      <w:r w:rsidRPr="00BA7130">
        <w:rPr>
          <w:rFonts w:hint="eastAsia"/>
          <w:b/>
          <w:bCs/>
        </w:rPr>
        <w:t>的</w:t>
      </w:r>
      <w:r w:rsidRPr="00BA7130">
        <w:rPr>
          <w:rFonts w:hint="eastAsia"/>
          <w:b/>
          <w:bCs/>
        </w:rPr>
        <w:t>6</w:t>
      </w:r>
      <w:r w:rsidRPr="00BA7130">
        <w:rPr>
          <w:rFonts w:hint="eastAsia"/>
          <w:b/>
          <w:bCs/>
        </w:rPr>
        <w:t>条长度为</w:t>
      </w:r>
      <w:r w:rsidRPr="00BA7130">
        <w:rPr>
          <w:rFonts w:hint="eastAsia"/>
          <w:b/>
          <w:bCs/>
        </w:rPr>
        <w:t>10</w:t>
      </w:r>
      <w:r w:rsidRPr="00BA7130">
        <w:rPr>
          <w:rFonts w:hint="eastAsia"/>
          <w:b/>
          <w:bCs/>
        </w:rPr>
        <w:t>的最短路径（</w:t>
      </w:r>
      <w:r w:rsidRPr="00BA7130">
        <w:rPr>
          <w:rFonts w:hint="eastAsia"/>
          <w:b/>
          <w:bCs/>
          <w:color w:val="FF0000"/>
        </w:rPr>
        <w:t>方法</w:t>
      </w:r>
      <w:r w:rsidR="00447A86">
        <w:rPr>
          <w:rFonts w:hint="eastAsia"/>
          <w:b/>
          <w:bCs/>
          <w:color w:val="FF0000"/>
        </w:rPr>
        <w:t>2</w:t>
      </w:r>
      <w:r w:rsidRPr="00BA7130">
        <w:rPr>
          <w:rFonts w:hint="eastAsia"/>
          <w:b/>
          <w:bCs/>
          <w:color w:val="FF0000"/>
        </w:rPr>
        <w:t>：</w:t>
      </w:r>
      <w:r>
        <w:rPr>
          <w:rFonts w:hint="eastAsia"/>
          <w:b/>
          <w:bCs/>
          <w:color w:val="FF0000"/>
        </w:rPr>
        <w:t>图示法</w:t>
      </w:r>
      <w:r w:rsidRPr="00BA7130">
        <w:rPr>
          <w:rFonts w:hint="eastAsia"/>
          <w:b/>
          <w:bCs/>
        </w:rPr>
        <w:t>）</w:t>
      </w:r>
    </w:p>
    <w:p w14:paraId="2BBDC91F" w14:textId="60383061" w:rsidR="000475BE" w:rsidRPr="00A01F79" w:rsidRDefault="000475BE" w:rsidP="00A01F79">
      <w:pPr>
        <w:pStyle w:val="af2"/>
        <w:spacing w:line="360" w:lineRule="auto"/>
        <w:ind w:firstLineChars="0" w:firstLine="0"/>
        <w:rPr>
          <w:sz w:val="22"/>
          <w:szCs w:val="22"/>
        </w:rPr>
      </w:pPr>
      <w:r w:rsidRPr="00A01F79">
        <w:rPr>
          <w:rFonts w:hint="eastAsia"/>
          <w:sz w:val="22"/>
          <w:szCs w:val="22"/>
        </w:rPr>
        <w:t>通过从</w:t>
      </w:r>
      <w:r w:rsidRPr="00A01F79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13</m:t>
            </m:r>
          </m:sub>
        </m:sSub>
      </m:oMath>
      <w:r w:rsidRPr="00A01F79">
        <w:rPr>
          <w:sz w:val="22"/>
          <w:szCs w:val="22"/>
        </w:rPr>
        <w:t xml:space="preserve"> </w:t>
      </w:r>
      <w:r w:rsidRPr="00A01F79">
        <w:rPr>
          <w:rFonts w:hint="eastAsia"/>
          <w:sz w:val="22"/>
          <w:szCs w:val="22"/>
        </w:rPr>
        <w:t>向</w:t>
      </w:r>
      <w:r w:rsidRPr="00A01F79">
        <w:rPr>
          <w:sz w:val="22"/>
          <w:szCs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0</m:t>
            </m:r>
          </m:sub>
        </m:sSub>
      </m:oMath>
      <w:r w:rsidRPr="00A01F79">
        <w:rPr>
          <w:sz w:val="22"/>
          <w:szCs w:val="22"/>
        </w:rPr>
        <w:t xml:space="preserve"> </w:t>
      </w:r>
      <w:r w:rsidRPr="00A01F79">
        <w:rPr>
          <w:rFonts w:hint="eastAsia"/>
          <w:b/>
          <w:bCs/>
          <w:sz w:val="22"/>
          <w:szCs w:val="22"/>
        </w:rPr>
        <w:t>回溯</w:t>
      </w:r>
      <w:r w:rsidRPr="00A01F79">
        <w:rPr>
          <w:rFonts w:hint="eastAsia"/>
          <w:sz w:val="22"/>
          <w:szCs w:val="22"/>
        </w:rPr>
        <w:t>，解题步骤如下：</w:t>
      </w:r>
    </w:p>
    <w:p w14:paraId="2AD98527" w14:textId="77777777" w:rsidR="000475BE" w:rsidRPr="00A01F79" w:rsidRDefault="000475BE" w:rsidP="00A01F79">
      <w:pPr>
        <w:pStyle w:val="af2"/>
        <w:spacing w:line="360" w:lineRule="auto"/>
        <w:ind w:firstLine="440"/>
        <w:rPr>
          <w:sz w:val="22"/>
          <w:szCs w:val="22"/>
        </w:rPr>
      </w:pPr>
      <w:r w:rsidRPr="00A01F79">
        <w:rPr>
          <w:rFonts w:hint="eastAsia"/>
          <w:b/>
          <w:bCs/>
          <w:color w:val="FF0000"/>
          <w:sz w:val="22"/>
          <w:szCs w:val="22"/>
        </w:rPr>
        <w:t>只看</w:t>
      </w:r>
      <w:r w:rsidRPr="00A01F79">
        <w:rPr>
          <w:rFonts w:hint="eastAsia"/>
          <w:sz w:val="22"/>
          <w:szCs w:val="22"/>
        </w:rPr>
        <w:t>局部连通图中标有：</w:t>
      </w:r>
    </w:p>
    <w:p w14:paraId="75D5E94E" w14:textId="77777777" w:rsidR="000475BE" w:rsidRPr="00A01F79" w:rsidRDefault="000475BE" w:rsidP="00A01F79">
      <w:pPr>
        <w:numPr>
          <w:ilvl w:val="0"/>
          <w:numId w:val="5"/>
        </w:numPr>
        <w:spacing w:line="360" w:lineRule="auto"/>
        <w:rPr>
          <w:sz w:val="22"/>
        </w:rPr>
      </w:pPr>
      <w:r w:rsidRPr="00A01F79">
        <w:rPr>
          <w:rFonts w:hint="eastAsia"/>
          <w:sz w:val="22"/>
        </w:rPr>
        <w:t>红色</w:t>
      </w:r>
      <w:r w:rsidRPr="00A01F79">
        <w:rPr>
          <w:sz w:val="22"/>
        </w:rPr>
        <w:t xml:space="preserve"> </w:t>
      </w:r>
      <w:r w:rsidRPr="00FE303C">
        <w:rPr>
          <w:rFonts w:hint="eastAsia"/>
          <w:b/>
          <w:bCs/>
          <w:color w:val="FF0000"/>
          <w:sz w:val="22"/>
        </w:rPr>
        <w:t>√</w:t>
      </w:r>
      <w:r w:rsidRPr="00A01F79">
        <w:rPr>
          <w:rFonts w:hint="eastAsia"/>
          <w:sz w:val="22"/>
        </w:rPr>
        <w:t>：成功更新的边</w:t>
      </w:r>
    </w:p>
    <w:p w14:paraId="2A6441C2" w14:textId="77777777" w:rsidR="000475BE" w:rsidRPr="00A01F79" w:rsidRDefault="000475BE" w:rsidP="00A01F79">
      <w:pPr>
        <w:numPr>
          <w:ilvl w:val="0"/>
          <w:numId w:val="5"/>
        </w:numPr>
        <w:spacing w:line="360" w:lineRule="auto"/>
        <w:rPr>
          <w:sz w:val="22"/>
        </w:rPr>
      </w:pPr>
      <w:r w:rsidRPr="00A01F79">
        <w:rPr>
          <w:rFonts w:hint="eastAsia"/>
          <w:sz w:val="22"/>
        </w:rPr>
        <w:t>紫色</w:t>
      </w:r>
      <w:r w:rsidRPr="00A01F79">
        <w:rPr>
          <w:sz w:val="22"/>
        </w:rPr>
        <w:t xml:space="preserve"> </w:t>
      </w:r>
      <w:r w:rsidRPr="00FE303C">
        <w:rPr>
          <w:rFonts w:hint="eastAsia"/>
          <w:b/>
          <w:bCs/>
          <w:color w:val="7030A0"/>
          <w:sz w:val="22"/>
        </w:rPr>
        <w:t>!</w:t>
      </w:r>
      <w:r w:rsidRPr="00A01F79">
        <w:rPr>
          <w:rFonts w:hint="eastAsia"/>
          <w:sz w:val="22"/>
        </w:rPr>
        <w:t>：等长最短路的边</w:t>
      </w:r>
    </w:p>
    <w:p w14:paraId="633B8305" w14:textId="77777777" w:rsidR="000475BE" w:rsidRPr="00A01F79" w:rsidRDefault="000475BE" w:rsidP="00A01F79">
      <w:pPr>
        <w:spacing w:line="360" w:lineRule="auto"/>
        <w:rPr>
          <w:sz w:val="22"/>
        </w:rPr>
      </w:pPr>
      <w:r w:rsidRPr="00A01F79">
        <w:rPr>
          <w:rFonts w:hint="eastAsia"/>
          <w:b/>
          <w:bCs/>
          <w:color w:val="FF0000"/>
          <w:sz w:val="22"/>
        </w:rPr>
        <w:t>不看</w:t>
      </w:r>
      <w:r w:rsidRPr="00A01F79">
        <w:rPr>
          <w:sz w:val="22"/>
        </w:rPr>
        <w:t xml:space="preserve"> </w:t>
      </w:r>
      <w:r w:rsidRPr="00A01F79">
        <w:rPr>
          <w:rFonts w:hint="eastAsia"/>
          <w:sz w:val="22"/>
        </w:rPr>
        <w:t>蓝色</w:t>
      </w:r>
      <w:r w:rsidRPr="00A01F79">
        <w:rPr>
          <w:sz w:val="22"/>
        </w:rPr>
        <w:t xml:space="preserve"> </w:t>
      </w:r>
      <w:r w:rsidRPr="00FE303C">
        <w:rPr>
          <w:b/>
          <w:bCs/>
          <w:color w:val="4472C4" w:themeColor="accent5"/>
          <w:sz w:val="22"/>
        </w:rPr>
        <w:t>×</w:t>
      </w:r>
      <w:r w:rsidRPr="00A01F79">
        <w:rPr>
          <w:sz w:val="22"/>
        </w:rPr>
        <w:t>。</w:t>
      </w:r>
    </w:p>
    <w:p w14:paraId="494E5428" w14:textId="4DC0A094" w:rsidR="00097B95" w:rsidRPr="00097B95" w:rsidRDefault="00097B95" w:rsidP="00097B95">
      <w:pPr>
        <w:pStyle w:val="af2"/>
        <w:spacing w:line="360" w:lineRule="auto"/>
        <w:ind w:firstLineChars="0" w:firstLine="0"/>
      </w:pPr>
      <w:bookmarkStart w:id="7" w:name="X968af64c79666577c447f2d6445ed2d4e085133"/>
      <w:r>
        <w:rPr>
          <w:rFonts w:hint="eastAsia"/>
          <w:b/>
          <w:bCs/>
        </w:rPr>
        <w:lastRenderedPageBreak/>
        <w:t>已知最短距离</w:t>
      </w:r>
      <w:r>
        <w:rPr>
          <w:b/>
          <w:bCs/>
        </w:rPr>
        <w:t xml:space="preserve"> L(v)</w:t>
      </w:r>
      <w:r>
        <w:rPr>
          <w:rFonts w:hint="eastAsia"/>
        </w:rPr>
        <w:t>：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10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9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8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6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5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4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3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2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1</m:t>
        </m:r>
      </m:oMath>
      <w:r>
        <w:t xml:space="preserve">,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rPr>
          <w:rFonts w:hint="eastAsia"/>
        </w:rPr>
        <w:t>。</w:t>
      </w:r>
    </w:p>
    <w:p w14:paraId="35639167" w14:textId="3E2030E3" w:rsidR="00097B95" w:rsidRDefault="00097B95" w:rsidP="00F72257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 xml:space="preserve">注意：下面寻找的前置都是要满足上面的最短距离的。例如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FE303C">
        <w:rPr>
          <w:b/>
          <w:bCs/>
          <w:sz w:val="22"/>
        </w:rPr>
        <w:t xml:space="preserve"> (L=9)</w:t>
      </w:r>
      <w:r>
        <w:rPr>
          <w:rFonts w:hint="eastAsia"/>
          <w:b/>
          <w:bCs/>
          <w:sz w:val="22"/>
        </w:rPr>
        <w:t xml:space="preserve"> 符合</w:t>
      </w:r>
      <w:r w:rsidR="009B71BD">
        <w:rPr>
          <w:rFonts w:hint="eastAsia"/>
          <w:b/>
          <w:bCs/>
          <w:sz w:val="22"/>
        </w:rPr>
        <w:t>（符合的都是打</w:t>
      </w:r>
      <w:r w:rsidR="009B71BD" w:rsidRPr="00FE303C">
        <w:rPr>
          <w:rFonts w:hint="eastAsia"/>
          <w:b/>
          <w:bCs/>
          <w:color w:val="FF0000"/>
          <w:sz w:val="22"/>
        </w:rPr>
        <w:t>√</w:t>
      </w:r>
      <w:r w:rsidR="009B71BD">
        <w:rPr>
          <w:rFonts w:hint="eastAsia"/>
          <w:b/>
          <w:bCs/>
          <w:color w:val="FF0000"/>
          <w:sz w:val="22"/>
        </w:rPr>
        <w:t xml:space="preserve"> </w:t>
      </w:r>
      <w:r w:rsidR="009B71BD" w:rsidRPr="009B71BD">
        <w:rPr>
          <w:rFonts w:hint="eastAsia"/>
          <w:b/>
          <w:bCs/>
          <w:sz w:val="22"/>
        </w:rPr>
        <w:t>或者</w:t>
      </w:r>
      <w:r w:rsidR="009B71BD">
        <w:rPr>
          <w:rFonts w:hint="eastAsia"/>
          <w:b/>
          <w:bCs/>
          <w:color w:val="FF0000"/>
          <w:sz w:val="22"/>
        </w:rPr>
        <w:t xml:space="preserve"> </w:t>
      </w:r>
      <w:r w:rsidR="009B71BD" w:rsidRPr="00FE303C">
        <w:rPr>
          <w:rFonts w:hint="eastAsia"/>
          <w:b/>
          <w:bCs/>
          <w:color w:val="7030A0"/>
          <w:sz w:val="22"/>
        </w:rPr>
        <w:t>!</w:t>
      </w:r>
      <w:r w:rsidR="009B71BD">
        <w:rPr>
          <w:rFonts w:hint="eastAsia"/>
          <w:b/>
          <w:bCs/>
          <w:sz w:val="22"/>
        </w:rPr>
        <w:t>）</w:t>
      </w:r>
      <w:r>
        <w:rPr>
          <w:rFonts w:hint="eastAsia"/>
          <w:b/>
          <w:bCs/>
          <w:sz w:val="22"/>
        </w:rPr>
        <w:t xml:space="preserve">，而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FE303C">
        <w:rPr>
          <w:b/>
          <w:bCs/>
          <w:sz w:val="22"/>
        </w:rPr>
        <w:t xml:space="preserve"> (L=</w:t>
      </w:r>
      <w:r>
        <w:rPr>
          <w:rFonts w:hint="eastAsia"/>
          <w:b/>
          <w:bCs/>
          <w:sz w:val="22"/>
        </w:rPr>
        <w:t>10</w:t>
      </w:r>
      <w:r w:rsidRPr="00FE303C">
        <w:rPr>
          <w:b/>
          <w:bCs/>
          <w:sz w:val="22"/>
        </w:rPr>
        <w:t>)</w:t>
      </w:r>
      <w:r>
        <w:rPr>
          <w:rFonts w:hint="eastAsia"/>
          <w:b/>
          <w:bCs/>
          <w:sz w:val="22"/>
        </w:rPr>
        <w:t xml:space="preserve"> 不符合</w:t>
      </w:r>
      <w:r w:rsidR="009B71BD">
        <w:rPr>
          <w:rFonts w:hint="eastAsia"/>
          <w:b/>
          <w:bCs/>
          <w:sz w:val="22"/>
        </w:rPr>
        <w:t xml:space="preserve">（不符合的已经打 </w:t>
      </w:r>
      <w:r w:rsidR="009B71BD" w:rsidRPr="00FE303C">
        <w:rPr>
          <w:b/>
          <w:bCs/>
          <w:color w:val="4472C4" w:themeColor="accent5"/>
          <w:sz w:val="22"/>
        </w:rPr>
        <w:t>×</w:t>
      </w:r>
      <w:r w:rsidR="009B71BD">
        <w:rPr>
          <w:rFonts w:hint="eastAsia"/>
          <w:b/>
          <w:bCs/>
          <w:sz w:val="22"/>
        </w:rPr>
        <w:t>）</w:t>
      </w:r>
      <w:r>
        <w:rPr>
          <w:rFonts w:hint="eastAsia"/>
          <w:b/>
          <w:bCs/>
          <w:sz w:val="22"/>
        </w:rPr>
        <w:t>。</w:t>
      </w:r>
    </w:p>
    <w:p w14:paraId="4AA7499A" w14:textId="77777777" w:rsidR="00097B95" w:rsidRDefault="00097B95" w:rsidP="00F72257">
      <w:pPr>
        <w:spacing w:line="360" w:lineRule="auto"/>
        <w:rPr>
          <w:b/>
          <w:bCs/>
          <w:sz w:val="22"/>
        </w:rPr>
      </w:pPr>
    </w:p>
    <w:p w14:paraId="7D1E44F5" w14:textId="71DD1CD0" w:rsidR="000475BE" w:rsidRPr="00F72257" w:rsidRDefault="000475BE" w:rsidP="00F72257">
      <w:pPr>
        <w:spacing w:line="360" w:lineRule="auto"/>
        <w:rPr>
          <w:b/>
          <w:bCs/>
          <w:sz w:val="22"/>
        </w:rPr>
      </w:pPr>
      <w:r w:rsidRPr="00F72257">
        <w:rPr>
          <w:b/>
          <w:bCs/>
          <w:sz w:val="22"/>
        </w:rPr>
        <w:t xml:space="preserve">1. </w:t>
      </w:r>
      <w:r w:rsidRPr="00F72257">
        <w:rPr>
          <w:rFonts w:hint="eastAsia"/>
          <w:b/>
          <w:bCs/>
          <w:sz w:val="22"/>
        </w:rPr>
        <w:t>寻找</w:t>
      </w:r>
      <w:r w:rsidRPr="00F72257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</w:rPr>
              <m:t>13</m:t>
            </m:r>
          </m:sub>
        </m:sSub>
      </m:oMath>
      <w:r w:rsidRPr="00F72257">
        <w:rPr>
          <w:b/>
          <w:bCs/>
          <w:sz w:val="22"/>
        </w:rPr>
        <w:t xml:space="preserve"> (L=10) </w:t>
      </w:r>
      <w:r w:rsidRPr="00F72257">
        <w:rPr>
          <w:rFonts w:hint="eastAsia"/>
          <w:b/>
          <w:bCs/>
          <w:sz w:val="22"/>
        </w:rPr>
        <w:t>的直接前置</w:t>
      </w:r>
    </w:p>
    <w:p w14:paraId="0D486BA9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sz w:val="22"/>
        </w:rPr>
        <w:t>查看表格最后两行：</w:t>
      </w:r>
    </w:p>
    <w:p w14:paraId="2E56E13A" w14:textId="22C1A533" w:rsidR="000475BE" w:rsidRPr="00FE303C" w:rsidRDefault="00000000" w:rsidP="00FE303C">
      <w:pPr>
        <w:numPr>
          <w:ilvl w:val="0"/>
          <w:numId w:val="5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10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b/>
          <w:bCs/>
          <w:sz w:val="22"/>
        </w:rPr>
        <w:t>(</w:t>
      </w:r>
      <w:r w:rsidR="00A01F79" w:rsidRPr="00FE303C">
        <w:rPr>
          <w:rFonts w:hint="eastAsia"/>
          <w:b/>
          <w:bCs/>
          <w:color w:val="FF0000"/>
          <w:sz w:val="22"/>
        </w:rPr>
        <w:t>√</w:t>
      </w:r>
      <w:r w:rsidR="000475BE" w:rsidRPr="00FE303C">
        <w:rPr>
          <w:b/>
          <w:bCs/>
          <w:sz w:val="22"/>
        </w:rPr>
        <w:t>)</w:t>
      </w:r>
      <w:r w:rsidR="000475BE"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rFonts w:hint="eastAsia"/>
          <w:sz w:val="22"/>
        </w:rPr>
        <w:t>前置为</w:t>
      </w:r>
      <w:r w:rsidR="000475BE"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</w:p>
    <w:p w14:paraId="560B35B3" w14:textId="1F6E5C77" w:rsidR="000475BE" w:rsidRPr="00FE303C" w:rsidRDefault="00000000" w:rsidP="00FE303C">
      <w:pPr>
        <w:numPr>
          <w:ilvl w:val="0"/>
          <w:numId w:val="5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10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b/>
          <w:bCs/>
          <w:sz w:val="22"/>
        </w:rPr>
        <w:t>(</w:t>
      </w:r>
      <w:r w:rsidR="00A01F79" w:rsidRPr="00FE303C">
        <w:rPr>
          <w:rFonts w:hint="eastAsia"/>
          <w:b/>
          <w:bCs/>
          <w:color w:val="7030A0"/>
          <w:sz w:val="22"/>
        </w:rPr>
        <w:t>!</w:t>
      </w:r>
      <w:r w:rsidR="000475BE" w:rsidRPr="00FE303C">
        <w:rPr>
          <w:b/>
          <w:bCs/>
          <w:sz w:val="22"/>
        </w:rPr>
        <w:t>)</w:t>
      </w:r>
      <w:r w:rsidR="000475BE"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rFonts w:hint="eastAsia"/>
          <w:sz w:val="22"/>
        </w:rPr>
        <w:t>前置为</w:t>
      </w:r>
      <w:r w:rsidR="000475BE"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</m:oMath>
    </w:p>
    <w:p w14:paraId="071806BF" w14:textId="6DD920A9" w:rsidR="000475BE" w:rsidRDefault="000475BE" w:rsidP="000475BE"/>
    <w:p w14:paraId="3FC78462" w14:textId="77777777" w:rsidR="000475BE" w:rsidRPr="00F72257" w:rsidRDefault="000475BE" w:rsidP="00F72257">
      <w:pPr>
        <w:spacing w:line="360" w:lineRule="auto"/>
        <w:rPr>
          <w:b/>
          <w:bCs/>
          <w:sz w:val="22"/>
        </w:rPr>
      </w:pPr>
      <w:bookmarkStart w:id="8" w:name="X349eadfde2d0bdd9986f3deeb18e517c5b9c64e"/>
      <w:bookmarkEnd w:id="7"/>
      <w:r w:rsidRPr="00F72257">
        <w:rPr>
          <w:b/>
          <w:bCs/>
          <w:sz w:val="22"/>
        </w:rPr>
        <w:t xml:space="preserve">2. </w:t>
      </w:r>
      <w:r w:rsidRPr="00F72257">
        <w:rPr>
          <w:rFonts w:hint="eastAsia"/>
          <w:b/>
          <w:bCs/>
          <w:sz w:val="22"/>
        </w:rPr>
        <w:t>回溯支线</w:t>
      </w:r>
      <w:r w:rsidRPr="00F72257">
        <w:rPr>
          <w:b/>
          <w:bCs/>
          <w:sz w:val="22"/>
        </w:rPr>
        <w:t xml:space="preserve"> </w:t>
      </w:r>
      <w:r w:rsidRPr="00F72257">
        <w:rPr>
          <w:rFonts w:hint="eastAsia"/>
          <w:b/>
          <w:bCs/>
          <w:sz w:val="22"/>
        </w:rPr>
        <w:t>A：从</w:t>
      </w:r>
      <w:r w:rsidRPr="00F72257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F72257">
        <w:rPr>
          <w:b/>
          <w:bCs/>
          <w:sz w:val="22"/>
        </w:rPr>
        <w:t xml:space="preserve"> </w:t>
      </w:r>
      <w:r w:rsidRPr="00F72257">
        <w:rPr>
          <w:rFonts w:hint="eastAsia"/>
          <w:b/>
          <w:bCs/>
          <w:sz w:val="22"/>
        </w:rPr>
        <w:t>出发</w:t>
      </w:r>
    </w:p>
    <w:p w14:paraId="642E89E0" w14:textId="1D205888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</m:oMath>
      <w:r w:rsidRPr="00FE303C">
        <w:rPr>
          <w:b/>
          <w:bCs/>
          <w:sz w:val="22"/>
        </w:rPr>
        <w:t xml:space="preserve"> (L=9)</w:t>
      </w:r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选定行的标记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5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</w:p>
    <w:p w14:paraId="686C5441" w14:textId="35E0F435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FE303C">
        <w:rPr>
          <w:b/>
          <w:bCs/>
          <w:sz w:val="22"/>
        </w:rPr>
        <w:t xml:space="preserve"> (L=4)</w:t>
      </w:r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选定行的标记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2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4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</w:p>
    <w:p w14:paraId="1EE92173" w14:textId="632B6AD6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Pr="00FE303C">
        <w:rPr>
          <w:b/>
          <w:bCs/>
          <w:sz w:val="22"/>
        </w:rPr>
        <w:t xml:space="preserve"> (L=2)</w:t>
      </w:r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和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2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  <w:r w:rsidRPr="00FE303C">
        <w:rPr>
          <w:rFonts w:hint="eastAsia"/>
          <w:sz w:val="22"/>
        </w:rPr>
        <w:t>，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7030A0"/>
          <w:sz w:val="22"/>
        </w:rPr>
        <w:t>!</w:t>
      </w:r>
      <w:r w:rsidRPr="00FE303C">
        <w:rPr>
          <w:b/>
          <w:bCs/>
          <w:sz w:val="22"/>
        </w:rPr>
        <w:t>)</w:t>
      </w:r>
    </w:p>
    <w:p w14:paraId="70B4F877" w14:textId="2488B7FA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</m:oMath>
      <w:r w:rsidRPr="00FE303C">
        <w:rPr>
          <w:b/>
          <w:bCs/>
          <w:sz w:val="22"/>
        </w:rPr>
        <w:t xml:space="preserve"> (L=1)</w:t>
      </w:r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1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</w:p>
    <w:p w14:paraId="69ACD634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得到路径：</w:t>
      </w:r>
    </w:p>
    <w:p w14:paraId="26A2752A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①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417591CB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②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5666E1CD" w14:textId="31026199" w:rsidR="000475BE" w:rsidRDefault="000475BE" w:rsidP="000475BE"/>
    <w:p w14:paraId="43F15322" w14:textId="77777777" w:rsidR="000475BE" w:rsidRPr="00F72257" w:rsidRDefault="000475BE" w:rsidP="00F72257">
      <w:pPr>
        <w:spacing w:line="360" w:lineRule="auto"/>
        <w:rPr>
          <w:b/>
          <w:bCs/>
          <w:sz w:val="22"/>
        </w:rPr>
      </w:pPr>
      <w:bookmarkStart w:id="9" w:name="X37908339d77eb04fceb80e1b85bb3c5026fbc82"/>
      <w:bookmarkEnd w:id="8"/>
      <w:r w:rsidRPr="00F72257">
        <w:rPr>
          <w:b/>
          <w:bCs/>
          <w:sz w:val="22"/>
        </w:rPr>
        <w:t xml:space="preserve">3. </w:t>
      </w:r>
      <w:r w:rsidRPr="00F72257">
        <w:rPr>
          <w:rFonts w:hint="eastAsia"/>
          <w:b/>
          <w:bCs/>
          <w:sz w:val="22"/>
        </w:rPr>
        <w:t>回溯支线</w:t>
      </w:r>
      <w:r w:rsidRPr="00F72257">
        <w:rPr>
          <w:b/>
          <w:bCs/>
          <w:sz w:val="22"/>
        </w:rPr>
        <w:t xml:space="preserve"> </w:t>
      </w:r>
      <w:r w:rsidRPr="00F72257">
        <w:rPr>
          <w:rFonts w:hint="eastAsia"/>
          <w:b/>
          <w:bCs/>
          <w:sz w:val="22"/>
        </w:rPr>
        <w:t>B：从</w:t>
      </w:r>
      <w:r w:rsidRPr="00F72257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</w:rPr>
              <m:t>v</m:t>
            </m:r>
          </m:e>
          <m:sub>
            <m:r>
              <m:rPr>
                <m:sty m:val="b"/>
              </m:rPr>
              <w:rPr>
                <w:rFonts w:ascii="Cambria Math" w:hAnsi="Cambria Math"/>
                <w:sz w:val="22"/>
              </w:rPr>
              <m:t>12</m:t>
            </m:r>
          </m:sub>
        </m:sSub>
      </m:oMath>
      <w:r w:rsidRPr="00F72257">
        <w:rPr>
          <w:b/>
          <w:bCs/>
          <w:sz w:val="22"/>
        </w:rPr>
        <w:t xml:space="preserve"> </w:t>
      </w:r>
      <w:r w:rsidRPr="00F72257">
        <w:rPr>
          <w:rFonts w:hint="eastAsia"/>
          <w:b/>
          <w:bCs/>
          <w:sz w:val="22"/>
        </w:rPr>
        <w:t>出发</w:t>
      </w:r>
    </w:p>
    <w:p w14:paraId="1C0F1B24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sz w:val="22"/>
        </w:rPr>
        <w:t>查看标记，满足条件的直接前置有两个：</w:t>
      </w:r>
    </w:p>
    <w:p w14:paraId="0A90FB1D" w14:textId="52FA4757" w:rsidR="000475BE" w:rsidRPr="00FE303C" w:rsidRDefault="00000000" w:rsidP="00FE303C">
      <w:pPr>
        <w:numPr>
          <w:ilvl w:val="0"/>
          <w:numId w:val="5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4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="000475BE" w:rsidRPr="00FE303C">
        <w:rPr>
          <w:b/>
          <w:bCs/>
          <w:sz w:val="22"/>
        </w:rPr>
        <w:t>)</w:t>
      </w:r>
      <w:r w:rsidR="000475BE"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rFonts w:hint="eastAsia"/>
          <w:sz w:val="22"/>
        </w:rPr>
        <w:t>前置为</w:t>
      </w:r>
      <w:r w:rsidR="000475BE"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</w:p>
    <w:p w14:paraId="76FE4280" w14:textId="4599B8F0" w:rsidR="000475BE" w:rsidRPr="00FE303C" w:rsidRDefault="00000000" w:rsidP="00FE303C">
      <w:pPr>
        <w:numPr>
          <w:ilvl w:val="0"/>
          <w:numId w:val="5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9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7030A0"/>
          <w:sz w:val="22"/>
        </w:rPr>
        <w:t>!</w:t>
      </w:r>
      <w:r w:rsidR="000475BE" w:rsidRPr="00FE303C">
        <w:rPr>
          <w:b/>
          <w:bCs/>
          <w:sz w:val="22"/>
        </w:rPr>
        <w:t>)</w:t>
      </w:r>
      <w:r w:rsidR="000475BE"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="000475BE" w:rsidRPr="00FE303C">
        <w:rPr>
          <w:sz w:val="22"/>
        </w:rPr>
        <w:t xml:space="preserve"> </w:t>
      </w:r>
      <w:r w:rsidR="000475BE" w:rsidRPr="00FE303C">
        <w:rPr>
          <w:rFonts w:hint="eastAsia"/>
          <w:sz w:val="22"/>
        </w:rPr>
        <w:t>前置为</w:t>
      </w:r>
      <w:r w:rsidR="000475BE"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</w:p>
    <w:p w14:paraId="134A26D5" w14:textId="3A29565E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若前置为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FE303C">
        <w:rPr>
          <w:b/>
          <w:bCs/>
          <w:sz w:val="22"/>
        </w:rPr>
        <w:t xml:space="preserve"> </w:t>
      </w:r>
      <w:r w:rsidRPr="00FE303C">
        <w:rPr>
          <w:rFonts w:hint="eastAsia"/>
          <w:b/>
          <w:bCs/>
          <w:sz w:val="22"/>
        </w:rPr>
        <w:t>(L=5)：</w:t>
      </w:r>
    </w:p>
    <w:p w14:paraId="1EC07673" w14:textId="5D5AD7D6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3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</w:p>
    <w:p w14:paraId="588CCEAD" w14:textId="43A021BD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</m:oMath>
      <w:r w:rsidRPr="00FE303C">
        <w:rPr>
          <w:rFonts w:hint="eastAsia"/>
          <w:sz w:val="22"/>
        </w:rPr>
        <w:t>：查看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2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2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</w:p>
    <w:p w14:paraId="2CE1A5D4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lastRenderedPageBreak/>
        <w:t>得到路径：</w:t>
      </w:r>
    </w:p>
    <w:p w14:paraId="67A38DD4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③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0884F9BA" w14:textId="62D8C2F4" w:rsidR="000475BE" w:rsidRPr="00FE303C" w:rsidRDefault="000475BE" w:rsidP="00FE303C">
      <w:pPr>
        <w:spacing w:line="360" w:lineRule="auto"/>
        <w:rPr>
          <w:b/>
          <w:bCs/>
          <w:sz w:val="22"/>
        </w:rPr>
      </w:pPr>
      <w:r w:rsidRPr="00FE303C">
        <w:rPr>
          <w:rFonts w:hint="eastAsia"/>
          <w:b/>
          <w:bCs/>
          <w:sz w:val="22"/>
        </w:rPr>
        <w:t>若前置为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FE303C">
        <w:rPr>
          <w:b/>
          <w:bCs/>
          <w:sz w:val="22"/>
        </w:rPr>
        <w:t xml:space="preserve"> </w:t>
      </w:r>
      <w:r w:rsidRPr="00FE303C">
        <w:rPr>
          <w:rFonts w:hint="eastAsia"/>
          <w:b/>
          <w:bCs/>
          <w:sz w:val="22"/>
        </w:rPr>
        <w:t>(L=8)：</w:t>
      </w:r>
    </w:p>
    <w:p w14:paraId="706D03C6" w14:textId="77777777" w:rsidR="000475BE" w:rsidRPr="00FE303C" w:rsidRDefault="000475BE" w:rsidP="00FE303C">
      <w:pPr>
        <w:pStyle w:val="af2"/>
        <w:spacing w:line="360" w:lineRule="auto"/>
        <w:ind w:firstLine="440"/>
        <w:rPr>
          <w:sz w:val="22"/>
          <w:szCs w:val="22"/>
        </w:rPr>
      </w:pPr>
      <w:r w:rsidRPr="00FE303C">
        <w:rPr>
          <w:rFonts w:hint="eastAsia"/>
          <w:sz w:val="22"/>
          <w:szCs w:val="22"/>
        </w:rPr>
        <w:t>查看标记，满足条件的前置有两个：</w:t>
      </w:r>
    </w:p>
    <w:p w14:paraId="2136AD68" w14:textId="3A879FD2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由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FE303C">
        <w:rPr>
          <w:b/>
          <w:bCs/>
          <w:sz w:val="22"/>
        </w:rPr>
        <w:t xml:space="preserve"> </w:t>
      </w: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FE303C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3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沿用上述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路径。</w:t>
      </w:r>
    </w:p>
    <w:p w14:paraId="49A7269A" w14:textId="359A1E97" w:rsidR="000475BE" w:rsidRPr="00FE303C" w:rsidRDefault="000475BE" w:rsidP="00FE303C">
      <w:pPr>
        <w:numPr>
          <w:ilvl w:val="0"/>
          <w:numId w:val="5"/>
        </w:num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由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</m:oMath>
      <w:r w:rsidRPr="00FE303C">
        <w:rPr>
          <w:b/>
          <w:bCs/>
          <w:sz w:val="22"/>
        </w:rPr>
        <w:t xml:space="preserve"> </w:t>
      </w:r>
      <w:r w:rsidRPr="00FE303C">
        <w:rPr>
          <w:rFonts w:hint="eastAsia"/>
          <w:b/>
          <w:bCs/>
          <w:sz w:val="22"/>
        </w:rPr>
        <w:t>推</w:t>
      </w:r>
      <w:r w:rsidRPr="00FE303C">
        <w:rPr>
          <w:b/>
          <w:bCs/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</m:oMath>
      <w:r w:rsidRPr="00FE303C">
        <w:rPr>
          <w:rFonts w:hint="eastAsia"/>
          <w:sz w:val="22"/>
        </w:rPr>
        <w:t>：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3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8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6D4E78" w:rsidRPr="00FE303C">
        <w:rPr>
          <w:rFonts w:hint="eastAsia"/>
          <w:b/>
          <w:bCs/>
          <w:color w:val="7030A0"/>
          <w:sz w:val="22"/>
        </w:rPr>
        <w:t>!</w:t>
      </w:r>
      <w:r w:rsidRPr="00FE303C">
        <w:rPr>
          <w:b/>
          <w:bCs/>
          <w:sz w:val="22"/>
        </w:rPr>
        <w:t>)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查看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选定行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limUpp>
          <m:limUppPr>
            <m:ctrlPr>
              <w:rPr>
                <w:rFonts w:ascii="Cambria Math" w:hAnsi="Cambria Math"/>
                <w:sz w:val="22"/>
              </w:rPr>
            </m:ctrlPr>
          </m:limUppPr>
          <m:e>
            <m:r>
              <m:rPr>
                <m:sty m:val="p"/>
              </m:rPr>
              <w:rPr>
                <w:rFonts w:ascii="Cambria Math" w:hAnsi="Cambria Math"/>
                <w:sz w:val="22"/>
              </w:rPr>
              <m:t>→</m:t>
            </m:r>
          </m:e>
          <m:lim>
            <m:r>
              <w:rPr>
                <w:rFonts w:ascii="Cambria Math" w:hAnsi="Cambria Math"/>
                <w:sz w:val="22"/>
              </w:rPr>
              <m:t>1</m:t>
            </m:r>
          </m:lim>
        </m:limUpp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(</m:t>
        </m:r>
        <m:r>
          <w:rPr>
            <w:rFonts w:ascii="Cambria Math" w:hAnsi="Cambria Math"/>
            <w:sz w:val="22"/>
          </w:rPr>
          <m:t>5</m:t>
        </m:r>
        <m:r>
          <m:rPr>
            <m:sty m:val="p"/>
          </m:rPr>
          <w:rPr>
            <w:rFonts w:ascii="Cambria Math" w:hAnsi="Cambria Math"/>
            <w:sz w:val="22"/>
          </w:rPr>
          <m:t>)</m:t>
        </m:r>
      </m:oMath>
      <w:r w:rsidRPr="00FE303C">
        <w:rPr>
          <w:sz w:val="22"/>
        </w:rPr>
        <w:t xml:space="preserve"> </w:t>
      </w:r>
      <w:r w:rsidRPr="00FE303C">
        <w:rPr>
          <w:b/>
          <w:bCs/>
          <w:sz w:val="22"/>
        </w:rPr>
        <w:t>(</w:t>
      </w:r>
      <w:r w:rsidR="00FE303C" w:rsidRPr="00FE303C">
        <w:rPr>
          <w:rFonts w:hint="eastAsia"/>
          <w:b/>
          <w:bCs/>
          <w:color w:val="FF0000"/>
          <w:sz w:val="22"/>
        </w:rPr>
        <w:t>√</w:t>
      </w:r>
      <w:r w:rsidRPr="00FE303C">
        <w:rPr>
          <w:b/>
          <w:bCs/>
          <w:sz w:val="22"/>
        </w:rPr>
        <w:t>)</w:t>
      </w:r>
      <w:r w:rsidRPr="00FE303C">
        <w:rPr>
          <w:sz w:val="22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2"/>
          </w:rPr>
          <m:t>→</m:t>
        </m:r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沿用支线</w:t>
      </w:r>
      <w:r w:rsidRPr="00FE303C">
        <w:rPr>
          <w:sz w:val="22"/>
        </w:rPr>
        <w:t xml:space="preserve"> A </w:t>
      </w:r>
      <w:r w:rsidRPr="00FE303C">
        <w:rPr>
          <w:rFonts w:hint="eastAsia"/>
          <w:sz w:val="22"/>
        </w:rPr>
        <w:t>的</w:t>
      </w:r>
      <w:r w:rsidRPr="00FE303C">
        <w:rPr>
          <w:sz w:val="22"/>
        </w:rPr>
        <w:t xml:space="preserve">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</m:oMath>
      <w:r w:rsidRPr="00FE303C">
        <w:rPr>
          <w:sz w:val="22"/>
        </w:rPr>
        <w:t xml:space="preserve"> </w:t>
      </w:r>
      <w:r w:rsidRPr="00FE303C">
        <w:rPr>
          <w:rFonts w:hint="eastAsia"/>
          <w:sz w:val="22"/>
        </w:rPr>
        <w:t>路径。</w:t>
      </w:r>
    </w:p>
    <w:p w14:paraId="2C80C826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rFonts w:hint="eastAsia"/>
          <w:b/>
          <w:bCs/>
          <w:sz w:val="22"/>
        </w:rPr>
        <w:t>得到路径：</w:t>
      </w:r>
    </w:p>
    <w:p w14:paraId="638B2A5A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④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6CE4A2A6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⑤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1A409FFC" w14:textId="77777777" w:rsidR="000475BE" w:rsidRPr="00FE303C" w:rsidRDefault="000475BE" w:rsidP="00FE303C">
      <w:pPr>
        <w:spacing w:line="360" w:lineRule="auto"/>
        <w:rPr>
          <w:sz w:val="22"/>
        </w:rPr>
      </w:pPr>
      <w:r w:rsidRPr="00FE303C">
        <w:rPr>
          <w:sz w:val="22"/>
        </w:rPr>
        <w:t xml:space="preserve">⑥ </w:t>
      </w: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3C464CC1" w14:textId="6253F98F" w:rsidR="000475BE" w:rsidRDefault="000475BE" w:rsidP="000475BE"/>
    <w:p w14:paraId="6FFB6984" w14:textId="77777777" w:rsidR="000475BE" w:rsidRPr="00F72257" w:rsidRDefault="000475BE" w:rsidP="00F72257">
      <w:pPr>
        <w:spacing w:line="360" w:lineRule="auto"/>
        <w:rPr>
          <w:b/>
          <w:bCs/>
          <w:sz w:val="22"/>
        </w:rPr>
      </w:pPr>
      <w:bookmarkStart w:id="10" w:name="汇总6-条最短路径"/>
      <w:bookmarkEnd w:id="9"/>
      <w:r w:rsidRPr="00F72257">
        <w:rPr>
          <w:rFonts w:hint="eastAsia"/>
          <w:b/>
          <w:bCs/>
          <w:sz w:val="22"/>
        </w:rPr>
        <w:t>汇总：6</w:t>
      </w:r>
      <w:r w:rsidRPr="00F72257">
        <w:rPr>
          <w:b/>
          <w:bCs/>
          <w:sz w:val="22"/>
        </w:rPr>
        <w:t xml:space="preserve"> </w:t>
      </w:r>
      <w:r w:rsidRPr="00F72257">
        <w:rPr>
          <w:rFonts w:hint="eastAsia"/>
          <w:b/>
          <w:bCs/>
          <w:sz w:val="22"/>
        </w:rPr>
        <w:t>条最短路径</w:t>
      </w:r>
    </w:p>
    <w:p w14:paraId="1B0BF241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3459607C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63D749B7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5533D50F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8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408189A6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448A800B" w14:textId="77777777" w:rsidR="000475BE" w:rsidRPr="00F72257" w:rsidRDefault="00000000" w:rsidP="00F72257">
      <w:pPr>
        <w:numPr>
          <w:ilvl w:val="0"/>
          <w:numId w:val="6"/>
        </w:numPr>
        <w:spacing w:line="360" w:lineRule="auto"/>
        <w:rPr>
          <w:sz w:val="22"/>
        </w:rPr>
      </w:pPr>
      <m:oMath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6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7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11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12</m:t>
            </m:r>
          </m:sub>
        </m:sSub>
        <m:r>
          <m:rPr>
            <m:sty m:val="p"/>
          </m:rPr>
          <w:rPr>
            <w:rFonts w:ascii="Cambria Math" w:hAnsi="Cambria Math"/>
            <w:sz w:val="22"/>
          </w:rPr>
          <m:t>→</m:t>
        </m:r>
        <m:sSub>
          <m:sSubPr>
            <m:ctrlPr>
              <w:rPr>
                <w:rFonts w:ascii="Cambria Math" w:hAnsi="Cambria Math"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v</m:t>
            </m:r>
          </m:e>
          <m:sub>
            <m:r>
              <w:rPr>
                <w:rFonts w:ascii="Cambria Math" w:hAnsi="Cambria Math"/>
                <w:sz w:val="22"/>
              </w:rPr>
              <m:t>13</m:t>
            </m:r>
          </m:sub>
        </m:sSub>
      </m:oMath>
    </w:p>
    <w:p w14:paraId="105EFE91" w14:textId="77777777" w:rsidR="000475BE" w:rsidRDefault="000475BE" w:rsidP="000475BE"/>
    <w:p w14:paraId="1EE0F773" w14:textId="77777777" w:rsidR="000475BE" w:rsidRDefault="000475BE" w:rsidP="000475BE"/>
    <w:bookmarkEnd w:id="10"/>
    <w:p w14:paraId="1C4629EF" w14:textId="77777777" w:rsidR="000475BE" w:rsidRDefault="000475BE" w:rsidP="00C9718B">
      <w:pPr>
        <w:rPr>
          <w:sz w:val="22"/>
        </w:rPr>
      </w:pPr>
    </w:p>
    <w:p w14:paraId="02B2BFF1" w14:textId="77777777" w:rsidR="000475BE" w:rsidRDefault="000475BE" w:rsidP="00C9718B">
      <w:pPr>
        <w:rPr>
          <w:sz w:val="22"/>
        </w:rPr>
      </w:pPr>
    </w:p>
    <w:p w14:paraId="1177A667" w14:textId="77777777" w:rsidR="000475BE" w:rsidRDefault="000475BE" w:rsidP="00C9718B">
      <w:pPr>
        <w:rPr>
          <w:sz w:val="22"/>
        </w:rPr>
      </w:pPr>
    </w:p>
    <w:p w14:paraId="06A561DE" w14:textId="77777777" w:rsidR="000475BE" w:rsidRDefault="000475BE" w:rsidP="00C9718B">
      <w:pPr>
        <w:rPr>
          <w:sz w:val="22"/>
        </w:rPr>
      </w:pPr>
    </w:p>
    <w:p w14:paraId="7FA0008C" w14:textId="77777777" w:rsidR="000475BE" w:rsidRDefault="000475BE" w:rsidP="00C9718B">
      <w:pPr>
        <w:rPr>
          <w:sz w:val="22"/>
        </w:rPr>
      </w:pPr>
    </w:p>
    <w:p w14:paraId="57E753EF" w14:textId="77777777" w:rsidR="000475BE" w:rsidRDefault="000475BE" w:rsidP="00C9718B">
      <w:pPr>
        <w:rPr>
          <w:sz w:val="22"/>
        </w:rPr>
      </w:pPr>
    </w:p>
    <w:p w14:paraId="72FF2A00" w14:textId="77777777" w:rsidR="000475BE" w:rsidRDefault="000475BE" w:rsidP="00C9718B">
      <w:pPr>
        <w:rPr>
          <w:sz w:val="22"/>
        </w:rPr>
      </w:pPr>
    </w:p>
    <w:p w14:paraId="5BD79CB6" w14:textId="77777777" w:rsidR="000475BE" w:rsidRDefault="000475BE" w:rsidP="00C9718B">
      <w:pPr>
        <w:rPr>
          <w:sz w:val="22"/>
        </w:rPr>
      </w:pPr>
    </w:p>
    <w:p w14:paraId="1FB9BACD" w14:textId="77777777" w:rsidR="000475BE" w:rsidRDefault="000475BE" w:rsidP="00C9718B">
      <w:pPr>
        <w:rPr>
          <w:sz w:val="22"/>
        </w:rPr>
      </w:pPr>
    </w:p>
    <w:p w14:paraId="3D1A359E" w14:textId="77777777" w:rsidR="000475BE" w:rsidRDefault="000475BE" w:rsidP="00C9718B">
      <w:pPr>
        <w:rPr>
          <w:sz w:val="22"/>
        </w:rPr>
      </w:pPr>
    </w:p>
    <w:p w14:paraId="3F36B38F" w14:textId="77777777" w:rsidR="000475BE" w:rsidRDefault="000475BE" w:rsidP="00C9718B">
      <w:pPr>
        <w:rPr>
          <w:sz w:val="22"/>
        </w:rPr>
      </w:pPr>
    </w:p>
    <w:p w14:paraId="1E762ABB" w14:textId="77777777" w:rsidR="000475BE" w:rsidRDefault="000475BE" w:rsidP="00C9718B">
      <w:pPr>
        <w:rPr>
          <w:sz w:val="22"/>
        </w:rPr>
      </w:pPr>
    </w:p>
    <w:p w14:paraId="02773933" w14:textId="77777777" w:rsidR="000475BE" w:rsidRDefault="000475BE" w:rsidP="00C9718B">
      <w:pPr>
        <w:rPr>
          <w:sz w:val="22"/>
        </w:rPr>
      </w:pPr>
    </w:p>
    <w:p w14:paraId="7214F254" w14:textId="77777777" w:rsidR="000475BE" w:rsidRDefault="000475BE" w:rsidP="00C9718B">
      <w:pPr>
        <w:rPr>
          <w:sz w:val="22"/>
        </w:rPr>
      </w:pPr>
    </w:p>
    <w:p w14:paraId="54E29B0A" w14:textId="77777777" w:rsidR="000475BE" w:rsidRDefault="000475BE" w:rsidP="00C9718B">
      <w:pPr>
        <w:rPr>
          <w:sz w:val="22"/>
        </w:rPr>
      </w:pPr>
    </w:p>
    <w:p w14:paraId="27871FE6" w14:textId="77777777" w:rsidR="000475BE" w:rsidRDefault="000475BE" w:rsidP="00C9718B">
      <w:pPr>
        <w:rPr>
          <w:sz w:val="22"/>
        </w:rPr>
      </w:pPr>
    </w:p>
    <w:p w14:paraId="6A9DB745" w14:textId="77777777" w:rsidR="000475BE" w:rsidRDefault="000475BE" w:rsidP="00C9718B">
      <w:pPr>
        <w:rPr>
          <w:sz w:val="22"/>
        </w:rPr>
      </w:pPr>
    </w:p>
    <w:p w14:paraId="167A291D" w14:textId="77777777" w:rsidR="000475BE" w:rsidRDefault="000475BE" w:rsidP="00C9718B">
      <w:pPr>
        <w:rPr>
          <w:sz w:val="22"/>
        </w:rPr>
      </w:pPr>
    </w:p>
    <w:p w14:paraId="68800BDE" w14:textId="77777777" w:rsidR="000475BE" w:rsidRDefault="000475BE" w:rsidP="00C9718B">
      <w:pPr>
        <w:rPr>
          <w:sz w:val="22"/>
        </w:rPr>
      </w:pPr>
    </w:p>
    <w:p w14:paraId="01828D4E" w14:textId="77777777" w:rsidR="000475BE" w:rsidRDefault="000475BE" w:rsidP="00C9718B">
      <w:pPr>
        <w:rPr>
          <w:sz w:val="22"/>
        </w:rPr>
      </w:pPr>
    </w:p>
    <w:p w14:paraId="53EC84E9" w14:textId="77777777" w:rsidR="000475BE" w:rsidRDefault="000475BE" w:rsidP="00C9718B">
      <w:pPr>
        <w:rPr>
          <w:sz w:val="22"/>
        </w:rPr>
      </w:pPr>
    </w:p>
    <w:p w14:paraId="30E7CA46" w14:textId="6A03E6A7" w:rsidR="000475BE" w:rsidRDefault="000475BE" w:rsidP="00C9718B">
      <w:pPr>
        <w:rPr>
          <w:sz w:val="22"/>
        </w:rPr>
      </w:pPr>
    </w:p>
    <w:p w14:paraId="372D7730" w14:textId="387B4966" w:rsidR="00BC6121" w:rsidRPr="00311FFB" w:rsidRDefault="00BC6121" w:rsidP="00C9718B">
      <w:pPr>
        <w:rPr>
          <w:sz w:val="22"/>
        </w:rPr>
      </w:pPr>
    </w:p>
    <w:sectPr w:rsidR="00BC6121" w:rsidRPr="00311F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E32EA5" w14:textId="77777777" w:rsidR="00CD194A" w:rsidRDefault="00CD194A" w:rsidP="00DD0584">
      <w:r>
        <w:separator/>
      </w:r>
    </w:p>
  </w:endnote>
  <w:endnote w:type="continuationSeparator" w:id="0">
    <w:p w14:paraId="650D47F9" w14:textId="77777777" w:rsidR="00CD194A" w:rsidRDefault="00CD194A" w:rsidP="00DD05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A4BB3" w14:textId="77777777" w:rsidR="00CD194A" w:rsidRDefault="00CD194A" w:rsidP="00DD0584">
      <w:r>
        <w:separator/>
      </w:r>
    </w:p>
  </w:footnote>
  <w:footnote w:type="continuationSeparator" w:id="0">
    <w:p w14:paraId="4300B068" w14:textId="77777777" w:rsidR="00CD194A" w:rsidRDefault="00CD194A" w:rsidP="00DD05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BB1007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C8CBD9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AF2A95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68932ED8"/>
    <w:multiLevelType w:val="multilevel"/>
    <w:tmpl w:val="E0CEDD6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701409B9"/>
    <w:multiLevelType w:val="multilevel"/>
    <w:tmpl w:val="53BE10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942784">
    <w:abstractNumId w:val="4"/>
  </w:num>
  <w:num w:numId="2" w16cid:durableId="1539931576">
    <w:abstractNumId w:val="0"/>
  </w:num>
  <w:num w:numId="3" w16cid:durableId="1913008175">
    <w:abstractNumId w:val="2"/>
  </w:num>
  <w:num w:numId="4" w16cid:durableId="1587417266">
    <w:abstractNumId w:val="3"/>
  </w:num>
  <w:num w:numId="5" w16cid:durableId="970285139">
    <w:abstractNumId w:val="1"/>
  </w:num>
  <w:num w:numId="6" w16cid:durableId="12167715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00027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冰羽 刘">
    <w15:presenceInfo w15:providerId="Windows Live" w15:userId="26040ac7adf5bf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408"/>
    <w:rsid w:val="000362AC"/>
    <w:rsid w:val="000475BE"/>
    <w:rsid w:val="00062067"/>
    <w:rsid w:val="00097B95"/>
    <w:rsid w:val="001041E0"/>
    <w:rsid w:val="00167B55"/>
    <w:rsid w:val="00240BB6"/>
    <w:rsid w:val="00311FFB"/>
    <w:rsid w:val="00321041"/>
    <w:rsid w:val="00447A86"/>
    <w:rsid w:val="00507AB9"/>
    <w:rsid w:val="005F44E3"/>
    <w:rsid w:val="006B1071"/>
    <w:rsid w:val="006D4E78"/>
    <w:rsid w:val="007C35FC"/>
    <w:rsid w:val="007D1408"/>
    <w:rsid w:val="008B03E9"/>
    <w:rsid w:val="009B71BD"/>
    <w:rsid w:val="00A01F79"/>
    <w:rsid w:val="00B60C89"/>
    <w:rsid w:val="00B81FA5"/>
    <w:rsid w:val="00BA7130"/>
    <w:rsid w:val="00BC6121"/>
    <w:rsid w:val="00C9718B"/>
    <w:rsid w:val="00CD194A"/>
    <w:rsid w:val="00D62C47"/>
    <w:rsid w:val="00DD0584"/>
    <w:rsid w:val="00E638CE"/>
    <w:rsid w:val="00EB0C54"/>
    <w:rsid w:val="00F72257"/>
    <w:rsid w:val="00FE3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BB62B"/>
  <w15:chartTrackingRefBased/>
  <w15:docId w15:val="{5A2B63B3-E1D6-46D5-A072-51E4CAD2B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9"/>
    <w:qFormat/>
    <w:rsid w:val="007D1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9"/>
    <w:unhideWhenUsed/>
    <w:qFormat/>
    <w:rsid w:val="007D1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9"/>
    <w:unhideWhenUsed/>
    <w:qFormat/>
    <w:rsid w:val="007D140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D1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D140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D14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D14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D14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D14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D140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7D140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7D140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7D1408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7D1408"/>
    <w:rPr>
      <w:rFonts w:eastAsiaTheme="majorEastAsia" w:cstheme="majorBidi"/>
      <w:color w:val="2E74B5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7D14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7D1408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D14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7D14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D140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D1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D140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D1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D140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D14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D14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D1408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D140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D1408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7D1408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0584"/>
    <w:pPr>
      <w:tabs>
        <w:tab w:val="center" w:pos="4153"/>
        <w:tab w:val="right" w:pos="8306"/>
      </w:tabs>
    </w:pPr>
  </w:style>
  <w:style w:type="character" w:customStyle="1" w:styleId="af">
    <w:name w:val="页眉 字符"/>
    <w:basedOn w:val="a0"/>
    <w:link w:val="ae"/>
    <w:uiPriority w:val="99"/>
    <w:rsid w:val="00DD0584"/>
  </w:style>
  <w:style w:type="paragraph" w:styleId="af0">
    <w:name w:val="footer"/>
    <w:basedOn w:val="a"/>
    <w:link w:val="af1"/>
    <w:uiPriority w:val="99"/>
    <w:unhideWhenUsed/>
    <w:rsid w:val="00DD0584"/>
    <w:pPr>
      <w:tabs>
        <w:tab w:val="center" w:pos="4153"/>
        <w:tab w:val="right" w:pos="8306"/>
      </w:tabs>
    </w:pPr>
  </w:style>
  <w:style w:type="character" w:customStyle="1" w:styleId="af1">
    <w:name w:val="页脚 字符"/>
    <w:basedOn w:val="a0"/>
    <w:link w:val="af0"/>
    <w:uiPriority w:val="99"/>
    <w:rsid w:val="00DD0584"/>
  </w:style>
  <w:style w:type="paragraph" w:styleId="af2">
    <w:name w:val="Body Text"/>
    <w:basedOn w:val="a"/>
    <w:link w:val="af3"/>
    <w:qFormat/>
    <w:rsid w:val="008B03E9"/>
    <w:pPr>
      <w:ind w:firstLineChars="200" w:firstLine="200"/>
    </w:pPr>
    <w:rPr>
      <w:szCs w:val="24"/>
    </w:rPr>
  </w:style>
  <w:style w:type="character" w:customStyle="1" w:styleId="af3">
    <w:name w:val="正文文本 字符"/>
    <w:basedOn w:val="a0"/>
    <w:link w:val="af2"/>
    <w:rsid w:val="008B03E9"/>
    <w:rPr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23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9</Pages>
  <Words>742</Words>
  <Characters>4234</Characters>
  <Application>Microsoft Office Word</Application>
  <DocSecurity>0</DocSecurity>
  <Lines>35</Lines>
  <Paragraphs>9</Paragraphs>
  <ScaleCrop>false</ScaleCrop>
  <Company/>
  <LinksUpToDate>false</LinksUpToDate>
  <CharactersWithSpaces>4967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冰羽 刘</dc:creator>
  <cp:keywords/>
  <dc:description/>
  <cp:lastModifiedBy>冰羽 刘</cp:lastModifiedBy>
  <cp:revision>16</cp:revision>
  <dcterms:created xsi:type="dcterms:W3CDTF">2026-05-06T09:44:00Z</dcterms:created>
  <dcterms:modified xsi:type="dcterms:W3CDTF">2026-05-06T13:53:00Z</dcterms:modified>
</cp:coreProperties>
</file>